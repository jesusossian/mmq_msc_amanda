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0619" w14:textId="77777777" w:rsidR="00036C99" w:rsidRDefault="004767C7">
      <w:pPr>
        <w:ind w:left="4187"/>
        <w:rPr>
          <w:sz w:val="20"/>
        </w:rPr>
      </w:pPr>
      <w:r>
        <w:rPr>
          <w:noProof/>
          <w:sz w:val="20"/>
        </w:rPr>
        <w:drawing>
          <wp:inline distT="0" distB="0" distL="0" distR="0" wp14:anchorId="4466FCBB" wp14:editId="3DFA670D">
            <wp:extent cx="604265" cy="9039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04265" cy="903922"/>
                    </a:xfrm>
                    <a:prstGeom prst="rect">
                      <a:avLst/>
                    </a:prstGeom>
                  </pic:spPr>
                </pic:pic>
              </a:graphicData>
            </a:graphic>
          </wp:inline>
        </w:drawing>
      </w:r>
    </w:p>
    <w:p w14:paraId="344DE472" w14:textId="77777777" w:rsidR="00036C99" w:rsidRDefault="004767C7">
      <w:pPr>
        <w:spacing w:before="21" w:line="376" w:lineRule="auto"/>
        <w:ind w:left="2015" w:right="2008"/>
        <w:jc w:val="center"/>
        <w:rPr>
          <w:b/>
          <w:sz w:val="24"/>
        </w:rPr>
      </w:pPr>
      <w:r>
        <w:rPr>
          <w:b/>
          <w:sz w:val="24"/>
        </w:rPr>
        <w:t>UNIVERSIDADE</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CEARÁ CENTRO DE CIÊNCIAS</w:t>
      </w:r>
    </w:p>
    <w:p w14:paraId="2B41AA74" w14:textId="77777777" w:rsidR="00036C99" w:rsidRDefault="004767C7">
      <w:pPr>
        <w:spacing w:before="1" w:line="376" w:lineRule="auto"/>
        <w:ind w:left="874" w:right="876" w:firstLine="8"/>
        <w:jc w:val="center"/>
        <w:rPr>
          <w:b/>
          <w:sz w:val="24"/>
        </w:rPr>
      </w:pPr>
      <w:r>
        <w:rPr>
          <w:b/>
          <w:sz w:val="24"/>
        </w:rPr>
        <w:t>DEPARTAMENTO</w:t>
      </w:r>
      <w:r>
        <w:rPr>
          <w:b/>
          <w:spacing w:val="-6"/>
          <w:sz w:val="24"/>
        </w:rPr>
        <w:t xml:space="preserve"> </w:t>
      </w:r>
      <w:r>
        <w:rPr>
          <w:b/>
          <w:sz w:val="24"/>
        </w:rPr>
        <w:t>DE</w:t>
      </w:r>
      <w:r>
        <w:rPr>
          <w:b/>
          <w:spacing w:val="-6"/>
          <w:sz w:val="24"/>
        </w:rPr>
        <w:t xml:space="preserve"> </w:t>
      </w:r>
      <w:r>
        <w:rPr>
          <w:b/>
          <w:sz w:val="24"/>
        </w:rPr>
        <w:t>ESTATÍSTICA</w:t>
      </w:r>
      <w:r>
        <w:rPr>
          <w:b/>
          <w:spacing w:val="-6"/>
          <w:sz w:val="24"/>
        </w:rPr>
        <w:t xml:space="preserve"> </w:t>
      </w:r>
      <w:r>
        <w:rPr>
          <w:b/>
          <w:sz w:val="24"/>
        </w:rPr>
        <w:t>E</w:t>
      </w:r>
      <w:r>
        <w:rPr>
          <w:b/>
          <w:spacing w:val="-6"/>
          <w:sz w:val="24"/>
        </w:rPr>
        <w:t xml:space="preserve"> </w:t>
      </w:r>
      <w:r>
        <w:rPr>
          <w:b/>
          <w:sz w:val="24"/>
        </w:rPr>
        <w:t>MATEMÁTICA</w:t>
      </w:r>
      <w:r>
        <w:rPr>
          <w:b/>
          <w:spacing w:val="-6"/>
          <w:sz w:val="24"/>
        </w:rPr>
        <w:t xml:space="preserve"> </w:t>
      </w:r>
      <w:r>
        <w:rPr>
          <w:b/>
          <w:sz w:val="24"/>
        </w:rPr>
        <w:t xml:space="preserve">APLICADA </w:t>
      </w:r>
      <w:r>
        <w:rPr>
          <w:b/>
          <w:spacing w:val="-2"/>
          <w:sz w:val="24"/>
        </w:rPr>
        <w:t>PROGRAMA</w:t>
      </w:r>
      <w:r>
        <w:rPr>
          <w:b/>
          <w:spacing w:val="-7"/>
          <w:sz w:val="24"/>
        </w:rPr>
        <w:t xml:space="preserve"> </w:t>
      </w:r>
      <w:r>
        <w:rPr>
          <w:b/>
          <w:spacing w:val="-2"/>
          <w:sz w:val="24"/>
        </w:rPr>
        <w:t>DE</w:t>
      </w:r>
      <w:r>
        <w:rPr>
          <w:b/>
          <w:spacing w:val="-7"/>
          <w:sz w:val="24"/>
        </w:rPr>
        <w:t xml:space="preserve"> </w:t>
      </w:r>
      <w:r>
        <w:rPr>
          <w:b/>
          <w:spacing w:val="-2"/>
          <w:sz w:val="24"/>
        </w:rPr>
        <w:t>PÓS-GRADUAÇÃO</w:t>
      </w:r>
      <w:r>
        <w:rPr>
          <w:b/>
          <w:spacing w:val="-7"/>
          <w:sz w:val="24"/>
        </w:rPr>
        <w:t xml:space="preserve"> </w:t>
      </w:r>
      <w:r>
        <w:rPr>
          <w:b/>
          <w:spacing w:val="-2"/>
          <w:sz w:val="24"/>
        </w:rPr>
        <w:t>EM</w:t>
      </w:r>
      <w:r>
        <w:rPr>
          <w:b/>
          <w:spacing w:val="-7"/>
          <w:sz w:val="24"/>
        </w:rPr>
        <w:t xml:space="preserve"> </w:t>
      </w:r>
      <w:r>
        <w:rPr>
          <w:b/>
          <w:spacing w:val="-2"/>
          <w:sz w:val="24"/>
        </w:rPr>
        <w:t>MODELAGEM</w:t>
      </w:r>
      <w:r>
        <w:rPr>
          <w:b/>
          <w:spacing w:val="-7"/>
          <w:sz w:val="24"/>
        </w:rPr>
        <w:t xml:space="preserve"> </w:t>
      </w:r>
      <w:r>
        <w:rPr>
          <w:b/>
          <w:spacing w:val="-2"/>
          <w:sz w:val="24"/>
        </w:rPr>
        <w:t>E</w:t>
      </w:r>
      <w:r>
        <w:rPr>
          <w:b/>
          <w:spacing w:val="-7"/>
          <w:sz w:val="24"/>
        </w:rPr>
        <w:t xml:space="preserve"> </w:t>
      </w:r>
      <w:r>
        <w:rPr>
          <w:b/>
          <w:spacing w:val="-2"/>
          <w:sz w:val="24"/>
        </w:rPr>
        <w:t>MÉTODOS QUANTITATIVOS</w:t>
      </w:r>
    </w:p>
    <w:p w14:paraId="1134F118" w14:textId="77777777" w:rsidR="00036C99" w:rsidRDefault="004767C7">
      <w:pPr>
        <w:ind w:left="28" w:right="29"/>
        <w:jc w:val="center"/>
        <w:rPr>
          <w:b/>
          <w:sz w:val="24"/>
        </w:rPr>
      </w:pPr>
      <w:r>
        <w:rPr>
          <w:b/>
          <w:spacing w:val="-2"/>
          <w:sz w:val="24"/>
        </w:rPr>
        <w:t>MESTRADO</w:t>
      </w:r>
      <w:r>
        <w:rPr>
          <w:b/>
          <w:spacing w:val="-6"/>
          <w:sz w:val="24"/>
        </w:rPr>
        <w:t xml:space="preserve"> </w:t>
      </w:r>
      <w:r>
        <w:rPr>
          <w:b/>
          <w:spacing w:val="-2"/>
          <w:sz w:val="24"/>
        </w:rPr>
        <w:t>ACADÊMICO</w:t>
      </w:r>
      <w:r>
        <w:rPr>
          <w:b/>
          <w:spacing w:val="-5"/>
          <w:sz w:val="24"/>
        </w:rPr>
        <w:t xml:space="preserve"> </w:t>
      </w:r>
      <w:r>
        <w:rPr>
          <w:b/>
          <w:spacing w:val="-2"/>
          <w:sz w:val="24"/>
        </w:rPr>
        <w:t>EM</w:t>
      </w:r>
      <w:r>
        <w:rPr>
          <w:b/>
          <w:spacing w:val="-5"/>
          <w:sz w:val="24"/>
        </w:rPr>
        <w:t xml:space="preserve"> </w:t>
      </w:r>
      <w:r>
        <w:rPr>
          <w:b/>
          <w:spacing w:val="-2"/>
          <w:sz w:val="24"/>
        </w:rPr>
        <w:t>MODELAGEM</w:t>
      </w:r>
      <w:r>
        <w:rPr>
          <w:b/>
          <w:spacing w:val="-5"/>
          <w:sz w:val="24"/>
        </w:rPr>
        <w:t xml:space="preserve"> </w:t>
      </w:r>
      <w:r>
        <w:rPr>
          <w:b/>
          <w:spacing w:val="-2"/>
          <w:sz w:val="24"/>
        </w:rPr>
        <w:t>E</w:t>
      </w:r>
      <w:r>
        <w:rPr>
          <w:b/>
          <w:spacing w:val="-5"/>
          <w:sz w:val="24"/>
        </w:rPr>
        <w:t xml:space="preserve"> </w:t>
      </w:r>
      <w:r>
        <w:rPr>
          <w:b/>
          <w:spacing w:val="-2"/>
          <w:sz w:val="24"/>
        </w:rPr>
        <w:t>MÉTODOS</w:t>
      </w:r>
      <w:r>
        <w:rPr>
          <w:b/>
          <w:spacing w:val="-5"/>
          <w:sz w:val="24"/>
        </w:rPr>
        <w:t xml:space="preserve"> </w:t>
      </w:r>
      <w:r>
        <w:rPr>
          <w:b/>
          <w:spacing w:val="-2"/>
          <w:sz w:val="24"/>
        </w:rPr>
        <w:t>QUANTITATIVOS</w:t>
      </w:r>
    </w:p>
    <w:p w14:paraId="3711EE1A" w14:textId="77777777" w:rsidR="00036C99" w:rsidRDefault="00036C99">
      <w:pPr>
        <w:pStyle w:val="Corpodetexto"/>
        <w:rPr>
          <w:b/>
        </w:rPr>
      </w:pPr>
    </w:p>
    <w:p w14:paraId="45E820C1" w14:textId="77777777" w:rsidR="00036C99" w:rsidRDefault="00036C99">
      <w:pPr>
        <w:pStyle w:val="Corpodetexto"/>
        <w:rPr>
          <w:b/>
        </w:rPr>
      </w:pPr>
    </w:p>
    <w:p w14:paraId="753D66A0" w14:textId="77777777" w:rsidR="00036C99" w:rsidRDefault="00036C99">
      <w:pPr>
        <w:pStyle w:val="Corpodetexto"/>
        <w:rPr>
          <w:b/>
        </w:rPr>
      </w:pPr>
    </w:p>
    <w:p w14:paraId="4F96F226" w14:textId="77777777" w:rsidR="00036C99" w:rsidRDefault="00036C99">
      <w:pPr>
        <w:pStyle w:val="Corpodetexto"/>
        <w:rPr>
          <w:b/>
        </w:rPr>
      </w:pPr>
    </w:p>
    <w:p w14:paraId="6CD4768A" w14:textId="77777777" w:rsidR="00036C99" w:rsidRDefault="00036C99">
      <w:pPr>
        <w:pStyle w:val="Corpodetexto"/>
        <w:spacing w:before="200"/>
        <w:rPr>
          <w:b/>
        </w:rPr>
      </w:pPr>
    </w:p>
    <w:p w14:paraId="2DD48B10" w14:textId="77777777" w:rsidR="00036C99" w:rsidRDefault="004767C7">
      <w:pPr>
        <w:ind w:left="2015" w:right="2017"/>
        <w:jc w:val="center"/>
        <w:rPr>
          <w:b/>
          <w:sz w:val="24"/>
        </w:rPr>
      </w:pPr>
      <w:r>
        <w:rPr>
          <w:b/>
          <w:sz w:val="24"/>
        </w:rPr>
        <w:t>AMANDA</w:t>
      </w:r>
      <w:r>
        <w:rPr>
          <w:b/>
          <w:spacing w:val="-14"/>
          <w:sz w:val="24"/>
        </w:rPr>
        <w:t xml:space="preserve"> </w:t>
      </w:r>
      <w:r>
        <w:rPr>
          <w:b/>
          <w:sz w:val="24"/>
        </w:rPr>
        <w:t>RESENHE</w:t>
      </w:r>
      <w:r>
        <w:rPr>
          <w:b/>
          <w:spacing w:val="-13"/>
          <w:sz w:val="24"/>
        </w:rPr>
        <w:t xml:space="preserve"> </w:t>
      </w:r>
      <w:r>
        <w:rPr>
          <w:b/>
          <w:sz w:val="24"/>
        </w:rPr>
        <w:t>DIAS</w:t>
      </w:r>
      <w:r>
        <w:rPr>
          <w:b/>
          <w:spacing w:val="-14"/>
          <w:sz w:val="24"/>
        </w:rPr>
        <w:t xml:space="preserve"> </w:t>
      </w:r>
      <w:r>
        <w:rPr>
          <w:b/>
          <w:spacing w:val="-2"/>
          <w:sz w:val="24"/>
        </w:rPr>
        <w:t>SIQUEIRA</w:t>
      </w:r>
    </w:p>
    <w:p w14:paraId="4DE7B343" w14:textId="77777777" w:rsidR="00036C99" w:rsidRDefault="00036C99">
      <w:pPr>
        <w:pStyle w:val="Corpodetexto"/>
        <w:rPr>
          <w:b/>
        </w:rPr>
      </w:pPr>
    </w:p>
    <w:p w14:paraId="4CD4F1FF" w14:textId="77777777" w:rsidR="00036C99" w:rsidRDefault="00036C99">
      <w:pPr>
        <w:pStyle w:val="Corpodetexto"/>
        <w:rPr>
          <w:b/>
        </w:rPr>
      </w:pPr>
    </w:p>
    <w:p w14:paraId="2054A99E" w14:textId="77777777" w:rsidR="00036C99" w:rsidRDefault="00036C99">
      <w:pPr>
        <w:pStyle w:val="Corpodetexto"/>
        <w:rPr>
          <w:b/>
        </w:rPr>
      </w:pPr>
    </w:p>
    <w:p w14:paraId="6AFBCE0A" w14:textId="77777777" w:rsidR="00036C99" w:rsidRDefault="00036C99">
      <w:pPr>
        <w:pStyle w:val="Corpodetexto"/>
        <w:rPr>
          <w:b/>
        </w:rPr>
      </w:pPr>
    </w:p>
    <w:p w14:paraId="591C45F3" w14:textId="77777777" w:rsidR="00036C99" w:rsidRDefault="00036C99">
      <w:pPr>
        <w:pStyle w:val="Corpodetexto"/>
        <w:rPr>
          <w:b/>
        </w:rPr>
      </w:pPr>
    </w:p>
    <w:p w14:paraId="2CB45FE8" w14:textId="77777777" w:rsidR="00036C99" w:rsidRDefault="00036C99">
      <w:pPr>
        <w:pStyle w:val="Corpodetexto"/>
        <w:spacing w:before="202"/>
        <w:rPr>
          <w:b/>
        </w:rPr>
      </w:pPr>
    </w:p>
    <w:p w14:paraId="1ED01EF3" w14:textId="2677CA7F" w:rsidR="00036C99" w:rsidRDefault="004767C7">
      <w:pPr>
        <w:spacing w:line="376" w:lineRule="auto"/>
        <w:ind w:left="38" w:right="40"/>
        <w:jc w:val="center"/>
        <w:rPr>
          <w:b/>
          <w:sz w:val="24"/>
        </w:rPr>
      </w:pPr>
      <w:r>
        <w:rPr>
          <w:b/>
          <w:sz w:val="24"/>
        </w:rPr>
        <w:t>ROTEAMENTO</w:t>
      </w:r>
      <w:r>
        <w:rPr>
          <w:b/>
          <w:spacing w:val="-15"/>
          <w:sz w:val="24"/>
        </w:rPr>
        <w:t xml:space="preserve"> </w:t>
      </w:r>
      <w:r>
        <w:rPr>
          <w:b/>
          <w:sz w:val="24"/>
        </w:rPr>
        <w:t>DE</w:t>
      </w:r>
      <w:r>
        <w:rPr>
          <w:b/>
          <w:spacing w:val="-15"/>
          <w:sz w:val="24"/>
        </w:rPr>
        <w:t xml:space="preserve"> </w:t>
      </w:r>
      <w:r>
        <w:rPr>
          <w:b/>
          <w:sz w:val="24"/>
        </w:rPr>
        <w:t>ÔNIBUS</w:t>
      </w:r>
      <w:r>
        <w:rPr>
          <w:b/>
          <w:spacing w:val="-15"/>
          <w:sz w:val="24"/>
        </w:rPr>
        <w:t xml:space="preserve"> </w:t>
      </w:r>
      <w:r>
        <w:rPr>
          <w:b/>
          <w:sz w:val="24"/>
        </w:rPr>
        <w:t>PARA</w:t>
      </w:r>
      <w:r>
        <w:rPr>
          <w:b/>
          <w:spacing w:val="-15"/>
          <w:sz w:val="24"/>
        </w:rPr>
        <w:t xml:space="preserve"> </w:t>
      </w:r>
      <w:r>
        <w:rPr>
          <w:b/>
          <w:sz w:val="24"/>
        </w:rPr>
        <w:t>DESLOCAMENTO</w:t>
      </w:r>
      <w:r>
        <w:rPr>
          <w:b/>
          <w:spacing w:val="-15"/>
          <w:sz w:val="24"/>
        </w:rPr>
        <w:t xml:space="preserve"> </w:t>
      </w:r>
      <w:r>
        <w:rPr>
          <w:b/>
          <w:sz w:val="24"/>
        </w:rPr>
        <w:t>DE</w:t>
      </w:r>
      <w:r>
        <w:rPr>
          <w:b/>
          <w:spacing w:val="-15"/>
          <w:sz w:val="24"/>
        </w:rPr>
        <w:t xml:space="preserve"> </w:t>
      </w:r>
      <w:r>
        <w:rPr>
          <w:b/>
          <w:sz w:val="24"/>
        </w:rPr>
        <w:t>FUNCIONÁRIOS</w:t>
      </w:r>
      <w:r>
        <w:rPr>
          <w:b/>
          <w:spacing w:val="-15"/>
          <w:sz w:val="24"/>
        </w:rPr>
        <w:t xml:space="preserve"> </w:t>
      </w:r>
      <w:r>
        <w:rPr>
          <w:b/>
          <w:sz w:val="24"/>
        </w:rPr>
        <w:t>COM JANELA DE TEMPO</w:t>
      </w:r>
    </w:p>
    <w:p w14:paraId="314017AF" w14:textId="77777777" w:rsidR="00036C99" w:rsidRDefault="00036C99">
      <w:pPr>
        <w:pStyle w:val="Corpodetexto"/>
        <w:rPr>
          <w:b/>
        </w:rPr>
      </w:pPr>
    </w:p>
    <w:p w14:paraId="02D97263" w14:textId="77777777" w:rsidR="00036C99" w:rsidRDefault="00036C99">
      <w:pPr>
        <w:pStyle w:val="Corpodetexto"/>
        <w:rPr>
          <w:b/>
        </w:rPr>
      </w:pPr>
    </w:p>
    <w:p w14:paraId="6B060353" w14:textId="77777777" w:rsidR="00036C99" w:rsidRDefault="00036C99">
      <w:pPr>
        <w:pStyle w:val="Corpodetexto"/>
        <w:rPr>
          <w:b/>
        </w:rPr>
      </w:pPr>
    </w:p>
    <w:p w14:paraId="60BA6C4E" w14:textId="77777777" w:rsidR="00036C99" w:rsidRDefault="00036C99">
      <w:pPr>
        <w:pStyle w:val="Corpodetexto"/>
        <w:rPr>
          <w:b/>
        </w:rPr>
      </w:pPr>
    </w:p>
    <w:p w14:paraId="6AD9E57E" w14:textId="77777777" w:rsidR="00036C99" w:rsidRDefault="00036C99">
      <w:pPr>
        <w:pStyle w:val="Corpodetexto"/>
        <w:rPr>
          <w:b/>
        </w:rPr>
      </w:pPr>
    </w:p>
    <w:p w14:paraId="444607F6" w14:textId="77777777" w:rsidR="00036C99" w:rsidRDefault="00036C99">
      <w:pPr>
        <w:pStyle w:val="Corpodetexto"/>
        <w:rPr>
          <w:b/>
        </w:rPr>
      </w:pPr>
    </w:p>
    <w:p w14:paraId="4DAC4581" w14:textId="77777777" w:rsidR="00036C99" w:rsidRDefault="00036C99">
      <w:pPr>
        <w:pStyle w:val="Corpodetexto"/>
        <w:rPr>
          <w:b/>
        </w:rPr>
      </w:pPr>
    </w:p>
    <w:p w14:paraId="64F3373C" w14:textId="77777777" w:rsidR="00036C99" w:rsidRDefault="00036C99">
      <w:pPr>
        <w:pStyle w:val="Corpodetexto"/>
        <w:rPr>
          <w:b/>
        </w:rPr>
      </w:pPr>
    </w:p>
    <w:p w14:paraId="619ADCAD" w14:textId="77777777" w:rsidR="00036C99" w:rsidRDefault="00036C99">
      <w:pPr>
        <w:pStyle w:val="Corpodetexto"/>
        <w:rPr>
          <w:b/>
        </w:rPr>
      </w:pPr>
    </w:p>
    <w:p w14:paraId="0D10B78F" w14:textId="77777777" w:rsidR="00036C99" w:rsidRDefault="00036C99">
      <w:pPr>
        <w:pStyle w:val="Corpodetexto"/>
        <w:rPr>
          <w:b/>
        </w:rPr>
      </w:pPr>
    </w:p>
    <w:p w14:paraId="555EB334" w14:textId="77777777" w:rsidR="00036C99" w:rsidRDefault="00036C99">
      <w:pPr>
        <w:pStyle w:val="Corpodetexto"/>
        <w:rPr>
          <w:b/>
        </w:rPr>
      </w:pPr>
    </w:p>
    <w:p w14:paraId="2D0DABF5" w14:textId="77777777" w:rsidR="00036C99" w:rsidRDefault="00036C99">
      <w:pPr>
        <w:pStyle w:val="Corpodetexto"/>
        <w:rPr>
          <w:b/>
        </w:rPr>
      </w:pPr>
    </w:p>
    <w:p w14:paraId="008A9639" w14:textId="77777777" w:rsidR="00036C99" w:rsidRDefault="00036C99">
      <w:pPr>
        <w:pStyle w:val="Corpodetexto"/>
        <w:rPr>
          <w:b/>
        </w:rPr>
      </w:pPr>
    </w:p>
    <w:p w14:paraId="5FB1AF5E" w14:textId="77777777" w:rsidR="00036C99" w:rsidRDefault="00036C99">
      <w:pPr>
        <w:pStyle w:val="Corpodetexto"/>
        <w:rPr>
          <w:b/>
        </w:rPr>
      </w:pPr>
    </w:p>
    <w:p w14:paraId="3EA19EDD" w14:textId="77777777" w:rsidR="00036C99" w:rsidRDefault="00036C99">
      <w:pPr>
        <w:pStyle w:val="Corpodetexto"/>
        <w:rPr>
          <w:b/>
        </w:rPr>
      </w:pPr>
    </w:p>
    <w:p w14:paraId="595850F0" w14:textId="77777777" w:rsidR="00036C99" w:rsidRDefault="00036C99">
      <w:pPr>
        <w:pStyle w:val="Corpodetexto"/>
        <w:rPr>
          <w:b/>
        </w:rPr>
      </w:pPr>
    </w:p>
    <w:p w14:paraId="2C25DA0F" w14:textId="77777777" w:rsidR="00036C99" w:rsidRDefault="00036C99">
      <w:pPr>
        <w:pStyle w:val="Corpodetexto"/>
        <w:spacing w:before="185"/>
        <w:rPr>
          <w:b/>
        </w:rPr>
      </w:pPr>
    </w:p>
    <w:p w14:paraId="432B473E" w14:textId="77777777" w:rsidR="00036C99" w:rsidRDefault="004767C7">
      <w:pPr>
        <w:spacing w:line="376" w:lineRule="auto"/>
        <w:ind w:left="3798" w:right="3791"/>
        <w:jc w:val="center"/>
        <w:rPr>
          <w:b/>
          <w:sz w:val="24"/>
        </w:rPr>
      </w:pPr>
      <w:r>
        <w:rPr>
          <w:b/>
          <w:spacing w:val="-6"/>
          <w:sz w:val="24"/>
        </w:rPr>
        <w:t xml:space="preserve">FORTALEZA </w:t>
      </w:r>
      <w:r>
        <w:rPr>
          <w:b/>
          <w:spacing w:val="-4"/>
          <w:sz w:val="24"/>
        </w:rPr>
        <w:t>2026</w:t>
      </w:r>
    </w:p>
    <w:p w14:paraId="6E58EE89" w14:textId="77777777" w:rsidR="00036C99" w:rsidRDefault="00036C99">
      <w:pPr>
        <w:spacing w:line="376" w:lineRule="auto"/>
        <w:jc w:val="center"/>
        <w:rPr>
          <w:b/>
          <w:sz w:val="24"/>
        </w:rPr>
        <w:sectPr w:rsidR="00036C99">
          <w:type w:val="continuous"/>
          <w:pgSz w:w="11910" w:h="16840"/>
          <w:pgMar w:top="1680" w:right="992" w:bottom="280" w:left="1559" w:header="720" w:footer="720" w:gutter="0"/>
          <w:cols w:space="720"/>
        </w:sectPr>
      </w:pPr>
    </w:p>
    <w:p w14:paraId="64C3F5E1" w14:textId="77777777" w:rsidR="00036C99" w:rsidRDefault="00036C99">
      <w:pPr>
        <w:pStyle w:val="Corpodetexto"/>
        <w:rPr>
          <w:b/>
        </w:rPr>
      </w:pPr>
    </w:p>
    <w:p w14:paraId="4CBC992C" w14:textId="77777777" w:rsidR="00036C99" w:rsidRDefault="00036C99">
      <w:pPr>
        <w:pStyle w:val="Corpodetexto"/>
        <w:rPr>
          <w:b/>
        </w:rPr>
      </w:pPr>
    </w:p>
    <w:p w14:paraId="7A4CFE0E" w14:textId="77777777" w:rsidR="00036C99" w:rsidRDefault="00036C99">
      <w:pPr>
        <w:pStyle w:val="Corpodetexto"/>
        <w:rPr>
          <w:b/>
        </w:rPr>
      </w:pPr>
    </w:p>
    <w:p w14:paraId="76BB4D74" w14:textId="77777777" w:rsidR="00036C99" w:rsidRDefault="00036C99">
      <w:pPr>
        <w:pStyle w:val="Corpodetexto"/>
        <w:rPr>
          <w:b/>
        </w:rPr>
      </w:pPr>
    </w:p>
    <w:p w14:paraId="0A974A6A" w14:textId="77777777" w:rsidR="00036C99" w:rsidRDefault="00036C99">
      <w:pPr>
        <w:pStyle w:val="Corpodetexto"/>
        <w:rPr>
          <w:b/>
        </w:rPr>
      </w:pPr>
    </w:p>
    <w:p w14:paraId="690E6DF1" w14:textId="77777777" w:rsidR="00036C99" w:rsidRDefault="00036C99">
      <w:pPr>
        <w:pStyle w:val="Corpodetexto"/>
        <w:rPr>
          <w:b/>
        </w:rPr>
      </w:pPr>
    </w:p>
    <w:p w14:paraId="699CA18C" w14:textId="77777777" w:rsidR="00036C99" w:rsidRDefault="00036C99">
      <w:pPr>
        <w:pStyle w:val="Corpodetexto"/>
        <w:rPr>
          <w:b/>
        </w:rPr>
      </w:pPr>
    </w:p>
    <w:p w14:paraId="38EE6063" w14:textId="77777777" w:rsidR="00036C99" w:rsidRDefault="00036C99">
      <w:pPr>
        <w:pStyle w:val="Corpodetexto"/>
        <w:spacing w:before="202"/>
        <w:rPr>
          <w:b/>
        </w:rPr>
      </w:pPr>
    </w:p>
    <w:p w14:paraId="2BF4785A" w14:textId="77777777" w:rsidR="00036C99" w:rsidRDefault="004767C7">
      <w:pPr>
        <w:pStyle w:val="Corpodetexto"/>
        <w:spacing w:line="376" w:lineRule="auto"/>
        <w:ind w:left="27" w:right="29"/>
        <w:jc w:val="center"/>
      </w:pPr>
      <w:bookmarkStart w:id="0" w:name="Folha_de_rosto"/>
      <w:bookmarkEnd w:id="0"/>
      <w:r>
        <w:t>ROTEAMENTO</w:t>
      </w:r>
      <w:r>
        <w:rPr>
          <w:spacing w:val="-15"/>
        </w:rPr>
        <w:t xml:space="preserve"> </w:t>
      </w:r>
      <w:r>
        <w:t>DE</w:t>
      </w:r>
      <w:r>
        <w:rPr>
          <w:spacing w:val="-15"/>
        </w:rPr>
        <w:t xml:space="preserve"> </w:t>
      </w:r>
      <w:r>
        <w:t>ÔNIBUS</w:t>
      </w:r>
      <w:r>
        <w:rPr>
          <w:spacing w:val="-15"/>
        </w:rPr>
        <w:t xml:space="preserve"> </w:t>
      </w:r>
      <w:r>
        <w:t>PARA</w:t>
      </w:r>
      <w:r>
        <w:rPr>
          <w:spacing w:val="-15"/>
        </w:rPr>
        <w:t xml:space="preserve"> </w:t>
      </w:r>
      <w:r>
        <w:t>DESLOCAMENTO</w:t>
      </w:r>
      <w:r>
        <w:rPr>
          <w:spacing w:val="-15"/>
        </w:rPr>
        <w:t xml:space="preserve"> </w:t>
      </w:r>
      <w:r>
        <w:t>DE</w:t>
      </w:r>
      <w:r>
        <w:rPr>
          <w:spacing w:val="-15"/>
        </w:rPr>
        <w:t xml:space="preserve"> </w:t>
      </w:r>
      <w:r>
        <w:t>FUNCIONÁRIOS</w:t>
      </w:r>
      <w:r>
        <w:rPr>
          <w:spacing w:val="-15"/>
        </w:rPr>
        <w:t xml:space="preserve"> </w:t>
      </w:r>
      <w:r>
        <w:t>COM JANELA DE TEMPO</w:t>
      </w:r>
    </w:p>
    <w:p w14:paraId="5CB9EBFC" w14:textId="77777777" w:rsidR="00036C99" w:rsidRDefault="00036C99">
      <w:pPr>
        <w:pStyle w:val="Corpodetexto"/>
      </w:pPr>
    </w:p>
    <w:p w14:paraId="639F13D6" w14:textId="77777777" w:rsidR="00036C99" w:rsidRDefault="00036C99">
      <w:pPr>
        <w:pStyle w:val="Corpodetexto"/>
      </w:pPr>
    </w:p>
    <w:p w14:paraId="68C8EB28" w14:textId="77777777" w:rsidR="00036C99" w:rsidRDefault="00036C99">
      <w:pPr>
        <w:pStyle w:val="Corpodetexto"/>
      </w:pPr>
    </w:p>
    <w:p w14:paraId="7EF24561" w14:textId="77777777" w:rsidR="00036C99" w:rsidRDefault="00036C99">
      <w:pPr>
        <w:pStyle w:val="Corpodetexto"/>
      </w:pPr>
    </w:p>
    <w:p w14:paraId="2F5C9100" w14:textId="77777777" w:rsidR="00036C99" w:rsidRDefault="00036C99">
      <w:pPr>
        <w:pStyle w:val="Corpodetexto"/>
      </w:pPr>
    </w:p>
    <w:p w14:paraId="0D338319" w14:textId="77777777" w:rsidR="00036C99" w:rsidRDefault="00036C99">
      <w:pPr>
        <w:pStyle w:val="Corpodetexto"/>
      </w:pPr>
    </w:p>
    <w:p w14:paraId="0C38FE3F" w14:textId="77777777" w:rsidR="00036C99" w:rsidDel="0062770F" w:rsidRDefault="00036C99">
      <w:pPr>
        <w:pStyle w:val="Corpodetexto"/>
        <w:rPr>
          <w:del w:id="1" w:author="license222" w:date="2026-09-18T09:56:00Z" w16du:dateUtc="2026-09-18T12:56:00Z"/>
        </w:rPr>
      </w:pPr>
    </w:p>
    <w:p w14:paraId="017E7827" w14:textId="06A30DA7" w:rsidR="00036C99" w:rsidRDefault="00036C99">
      <w:pPr>
        <w:pStyle w:val="Corpodetexto"/>
        <w:spacing w:before="206"/>
      </w:pPr>
    </w:p>
    <w:p w14:paraId="6BD42BA9" w14:textId="77777777" w:rsidR="00036C99" w:rsidRDefault="004767C7">
      <w:pPr>
        <w:pStyle w:val="Corpodetexto"/>
        <w:spacing w:line="252" w:lineRule="auto"/>
        <w:ind w:left="4766" w:right="50"/>
        <w:jc w:val="both"/>
      </w:pPr>
      <w:r>
        <w:t xml:space="preserve">Proposta de qualificacao apresentada ao Curso de Mestrado Acadêmico em Modelagem e </w:t>
      </w:r>
      <w:r>
        <w:rPr>
          <w:spacing w:val="-2"/>
        </w:rPr>
        <w:t>Métodos</w:t>
      </w:r>
      <w:r>
        <w:rPr>
          <w:spacing w:val="-4"/>
        </w:rPr>
        <w:t xml:space="preserve"> </w:t>
      </w:r>
      <w:r>
        <w:rPr>
          <w:spacing w:val="-2"/>
        </w:rPr>
        <w:t>Quantitativos</w:t>
      </w:r>
      <w:r>
        <w:rPr>
          <w:spacing w:val="-4"/>
        </w:rPr>
        <w:t xml:space="preserve"> </w:t>
      </w:r>
      <w:r>
        <w:rPr>
          <w:spacing w:val="-2"/>
        </w:rPr>
        <w:t>da</w:t>
      </w:r>
      <w:r>
        <w:rPr>
          <w:spacing w:val="-4"/>
        </w:rPr>
        <w:t xml:space="preserve"> </w:t>
      </w:r>
      <w:r>
        <w:rPr>
          <w:spacing w:val="-2"/>
        </w:rPr>
        <w:t>Universidade</w:t>
      </w:r>
      <w:r>
        <w:rPr>
          <w:spacing w:val="-4"/>
        </w:rPr>
        <w:t xml:space="preserve"> </w:t>
      </w:r>
      <w:r>
        <w:rPr>
          <w:spacing w:val="-2"/>
        </w:rPr>
        <w:t xml:space="preserve">Federal </w:t>
      </w:r>
      <w:r>
        <w:t>do Ceará (UFC) como requisito parcial para a defesa de dissertação.</w:t>
      </w:r>
    </w:p>
    <w:p w14:paraId="459BD4C7" w14:textId="77777777" w:rsidR="00036C99" w:rsidRDefault="004767C7">
      <w:pPr>
        <w:pStyle w:val="Corpodetexto"/>
        <w:spacing w:line="252" w:lineRule="auto"/>
        <w:ind w:left="4766" w:right="50"/>
        <w:jc w:val="both"/>
      </w:pPr>
      <w:r>
        <w:t xml:space="preserve">Orientador: Prof. Dr. Jesus Ossian da Cunha </w:t>
      </w:r>
      <w:r>
        <w:rPr>
          <w:spacing w:val="-2"/>
        </w:rPr>
        <w:t>Silva</w:t>
      </w:r>
    </w:p>
    <w:p w14:paraId="063EA858" w14:textId="77777777" w:rsidR="00036C99" w:rsidRDefault="00036C99">
      <w:pPr>
        <w:pStyle w:val="Corpodetexto"/>
        <w:spacing w:before="6"/>
      </w:pPr>
    </w:p>
    <w:p w14:paraId="2CCCE77A" w14:textId="77777777" w:rsidR="00036C99" w:rsidRDefault="004767C7">
      <w:pPr>
        <w:pStyle w:val="Corpodetexto"/>
        <w:spacing w:before="1" w:line="252" w:lineRule="auto"/>
        <w:ind w:left="4766" w:right="50"/>
        <w:jc w:val="both"/>
      </w:pPr>
      <w:r>
        <w:t>Coorientador:</w:t>
      </w:r>
      <w:r>
        <w:rPr>
          <w:spacing w:val="40"/>
        </w:rPr>
        <w:t xml:space="preserve"> </w:t>
      </w:r>
      <w:r>
        <w:t>Prof.</w:t>
      </w:r>
      <w:r>
        <w:rPr>
          <w:spacing w:val="80"/>
        </w:rPr>
        <w:t xml:space="preserve"> </w:t>
      </w:r>
      <w:r>
        <w:t>Dr.</w:t>
      </w:r>
      <w:r>
        <w:rPr>
          <w:spacing w:val="80"/>
        </w:rPr>
        <w:t xml:space="preserve"> </w:t>
      </w:r>
      <w:r>
        <w:t>Caio Augusto</w:t>
      </w:r>
      <w:r>
        <w:rPr>
          <w:spacing w:val="80"/>
          <w:w w:val="150"/>
        </w:rPr>
        <w:t xml:space="preserve"> </w:t>
      </w:r>
      <w:r>
        <w:t>Nunes Marques</w:t>
      </w:r>
    </w:p>
    <w:p w14:paraId="4BD8ECF1" w14:textId="77777777" w:rsidR="00036C99" w:rsidRDefault="00036C99">
      <w:pPr>
        <w:pStyle w:val="Corpodetexto"/>
      </w:pPr>
    </w:p>
    <w:p w14:paraId="5C06A72D" w14:textId="77777777" w:rsidR="00036C99" w:rsidRDefault="00036C99">
      <w:pPr>
        <w:pStyle w:val="Corpodetexto"/>
      </w:pPr>
    </w:p>
    <w:p w14:paraId="06484A15" w14:textId="77777777" w:rsidR="00036C99" w:rsidRDefault="00036C99">
      <w:pPr>
        <w:pStyle w:val="Corpodetexto"/>
      </w:pPr>
    </w:p>
    <w:p w14:paraId="1E4ECE37" w14:textId="77777777" w:rsidR="00036C99" w:rsidRDefault="00036C99">
      <w:pPr>
        <w:pStyle w:val="Corpodetexto"/>
      </w:pPr>
    </w:p>
    <w:p w14:paraId="5049CB80" w14:textId="77777777" w:rsidR="00036C99" w:rsidRDefault="00036C99">
      <w:pPr>
        <w:pStyle w:val="Corpodetexto"/>
      </w:pPr>
    </w:p>
    <w:p w14:paraId="3A10DE31" w14:textId="77777777" w:rsidR="00036C99" w:rsidRDefault="00036C99">
      <w:pPr>
        <w:pStyle w:val="Corpodetexto"/>
      </w:pPr>
    </w:p>
    <w:p w14:paraId="3428DED5" w14:textId="77777777" w:rsidR="00036C99" w:rsidRDefault="00036C99">
      <w:pPr>
        <w:pStyle w:val="Corpodetexto"/>
      </w:pPr>
    </w:p>
    <w:p w14:paraId="1EF973D6" w14:textId="77777777" w:rsidR="00036C99" w:rsidRDefault="00036C99">
      <w:pPr>
        <w:pStyle w:val="Corpodetexto"/>
      </w:pPr>
    </w:p>
    <w:p w14:paraId="62DDA624" w14:textId="77777777" w:rsidR="00036C99" w:rsidRDefault="00036C99">
      <w:pPr>
        <w:pStyle w:val="Corpodetexto"/>
      </w:pPr>
    </w:p>
    <w:p w14:paraId="6C3BA544" w14:textId="77777777" w:rsidR="00036C99" w:rsidRDefault="00036C99">
      <w:pPr>
        <w:pStyle w:val="Corpodetexto"/>
      </w:pPr>
    </w:p>
    <w:p w14:paraId="47401B03" w14:textId="77777777" w:rsidR="00036C99" w:rsidRDefault="00036C99">
      <w:pPr>
        <w:pStyle w:val="Corpodetexto"/>
      </w:pPr>
    </w:p>
    <w:p w14:paraId="01591EEE" w14:textId="77777777" w:rsidR="00036C99" w:rsidRDefault="00036C99">
      <w:pPr>
        <w:pStyle w:val="Corpodetexto"/>
      </w:pPr>
    </w:p>
    <w:p w14:paraId="530445F5" w14:textId="77777777" w:rsidR="00036C99" w:rsidRDefault="00036C99">
      <w:pPr>
        <w:pStyle w:val="Corpodetexto"/>
      </w:pPr>
    </w:p>
    <w:p w14:paraId="65FCBC5E" w14:textId="77777777" w:rsidR="00036C99" w:rsidRDefault="00036C99">
      <w:pPr>
        <w:pStyle w:val="Corpodetexto"/>
      </w:pPr>
    </w:p>
    <w:p w14:paraId="2BD34AD3" w14:textId="77777777" w:rsidR="00036C99" w:rsidRDefault="00036C99">
      <w:pPr>
        <w:pStyle w:val="Corpodetexto"/>
      </w:pPr>
    </w:p>
    <w:p w14:paraId="63EA50F9" w14:textId="77777777" w:rsidR="00036C99" w:rsidRDefault="00036C99">
      <w:pPr>
        <w:pStyle w:val="Corpodetexto"/>
        <w:spacing w:before="40"/>
      </w:pPr>
    </w:p>
    <w:p w14:paraId="2F3155DF" w14:textId="77777777" w:rsidR="00036C99" w:rsidRDefault="004767C7">
      <w:pPr>
        <w:pStyle w:val="Corpodetexto"/>
        <w:spacing w:line="376" w:lineRule="auto"/>
        <w:ind w:left="3798" w:right="3791"/>
        <w:jc w:val="center"/>
      </w:pPr>
      <w:r>
        <w:rPr>
          <w:spacing w:val="-6"/>
        </w:rPr>
        <w:t xml:space="preserve">FORTALEZA </w:t>
      </w:r>
      <w:r>
        <w:rPr>
          <w:spacing w:val="-4"/>
        </w:rPr>
        <w:t>2026</w:t>
      </w:r>
    </w:p>
    <w:p w14:paraId="12B817B1" w14:textId="77777777" w:rsidR="00036C99" w:rsidRDefault="00036C99">
      <w:pPr>
        <w:pStyle w:val="Corpodetexto"/>
        <w:spacing w:line="376" w:lineRule="auto"/>
        <w:jc w:val="center"/>
        <w:sectPr w:rsidR="00036C99">
          <w:headerReference w:type="default" r:id="rId8"/>
          <w:pgSz w:w="11910" w:h="16840"/>
          <w:pgMar w:top="2000" w:right="992" w:bottom="280" w:left="1559" w:header="1719" w:footer="0" w:gutter="0"/>
          <w:cols w:space="720"/>
        </w:sectPr>
      </w:pPr>
    </w:p>
    <w:p w14:paraId="3B71A64F" w14:textId="77777777" w:rsidR="00036C99" w:rsidRDefault="00036C99">
      <w:pPr>
        <w:pStyle w:val="Corpodetexto"/>
      </w:pPr>
    </w:p>
    <w:p w14:paraId="120609B5" w14:textId="77777777" w:rsidR="00036C99" w:rsidRDefault="00036C99">
      <w:pPr>
        <w:pStyle w:val="Corpodetexto"/>
        <w:spacing w:before="168"/>
      </w:pPr>
    </w:p>
    <w:p w14:paraId="0CAF128A" w14:textId="77777777" w:rsidR="00036C99" w:rsidRDefault="004767C7">
      <w:pPr>
        <w:pStyle w:val="Corpodetexto"/>
        <w:spacing w:line="376" w:lineRule="auto"/>
        <w:ind w:left="27" w:right="29"/>
        <w:jc w:val="center"/>
      </w:pPr>
      <w:r>
        <w:t>ROTEAMENTO</w:t>
      </w:r>
      <w:r>
        <w:rPr>
          <w:spacing w:val="-15"/>
        </w:rPr>
        <w:t xml:space="preserve"> </w:t>
      </w:r>
      <w:r>
        <w:t>DE</w:t>
      </w:r>
      <w:r>
        <w:rPr>
          <w:spacing w:val="-15"/>
        </w:rPr>
        <w:t xml:space="preserve"> </w:t>
      </w:r>
      <w:r>
        <w:t>ÔNIBUS</w:t>
      </w:r>
      <w:r>
        <w:rPr>
          <w:spacing w:val="-15"/>
        </w:rPr>
        <w:t xml:space="preserve"> </w:t>
      </w:r>
      <w:r>
        <w:t>PARA</w:t>
      </w:r>
      <w:r>
        <w:rPr>
          <w:spacing w:val="-15"/>
        </w:rPr>
        <w:t xml:space="preserve"> </w:t>
      </w:r>
      <w:r>
        <w:t>DESLOCAMENTO</w:t>
      </w:r>
      <w:r>
        <w:rPr>
          <w:spacing w:val="-15"/>
        </w:rPr>
        <w:t xml:space="preserve"> </w:t>
      </w:r>
      <w:r>
        <w:t>DE</w:t>
      </w:r>
      <w:r>
        <w:rPr>
          <w:spacing w:val="-15"/>
        </w:rPr>
        <w:t xml:space="preserve"> </w:t>
      </w:r>
      <w:r>
        <w:t>FUNCIONÁRIOS</w:t>
      </w:r>
      <w:r>
        <w:rPr>
          <w:spacing w:val="-15"/>
        </w:rPr>
        <w:t xml:space="preserve"> </w:t>
      </w:r>
      <w:r>
        <w:t>COM JANELA DE TEMPO</w:t>
      </w:r>
    </w:p>
    <w:p w14:paraId="3366EAEF" w14:textId="77777777" w:rsidR="00036C99" w:rsidRDefault="00036C99">
      <w:pPr>
        <w:pStyle w:val="Corpodetexto"/>
      </w:pPr>
    </w:p>
    <w:p w14:paraId="0E4FB283" w14:textId="77777777" w:rsidR="00036C99" w:rsidRDefault="00036C99">
      <w:pPr>
        <w:pStyle w:val="Corpodetexto"/>
        <w:spacing w:before="171"/>
      </w:pPr>
    </w:p>
    <w:p w14:paraId="227FFD58" w14:textId="77777777" w:rsidR="00036C99" w:rsidRDefault="004767C7">
      <w:pPr>
        <w:pStyle w:val="Corpodetexto"/>
        <w:spacing w:before="1" w:line="252" w:lineRule="auto"/>
        <w:ind w:left="4766" w:right="50"/>
        <w:jc w:val="both"/>
      </w:pPr>
      <w:r>
        <w:t xml:space="preserve">Proposta de qualificacao apresentada ao Curso de Mestrado Acadêmico em Modelagem e </w:t>
      </w:r>
      <w:r>
        <w:rPr>
          <w:spacing w:val="-2"/>
        </w:rPr>
        <w:t>Métodos</w:t>
      </w:r>
      <w:r>
        <w:rPr>
          <w:spacing w:val="-4"/>
        </w:rPr>
        <w:t xml:space="preserve"> </w:t>
      </w:r>
      <w:r>
        <w:rPr>
          <w:spacing w:val="-2"/>
        </w:rPr>
        <w:t>Quantitativos</w:t>
      </w:r>
      <w:r>
        <w:rPr>
          <w:spacing w:val="-4"/>
        </w:rPr>
        <w:t xml:space="preserve"> </w:t>
      </w:r>
      <w:r>
        <w:rPr>
          <w:spacing w:val="-2"/>
        </w:rPr>
        <w:t>da</w:t>
      </w:r>
      <w:r>
        <w:rPr>
          <w:spacing w:val="-4"/>
        </w:rPr>
        <w:t xml:space="preserve"> </w:t>
      </w:r>
      <w:r>
        <w:rPr>
          <w:spacing w:val="-2"/>
        </w:rPr>
        <w:t>Universidade</w:t>
      </w:r>
      <w:r>
        <w:rPr>
          <w:spacing w:val="-4"/>
        </w:rPr>
        <w:t xml:space="preserve"> </w:t>
      </w:r>
      <w:r>
        <w:rPr>
          <w:spacing w:val="-2"/>
        </w:rPr>
        <w:t xml:space="preserve">Federal </w:t>
      </w:r>
      <w:r>
        <w:t>do Ceará (UFC) como requisito parcial para a defesa de dissertação.</w:t>
      </w:r>
    </w:p>
    <w:p w14:paraId="2326E3D3" w14:textId="77777777" w:rsidR="00036C99" w:rsidRDefault="00036C99">
      <w:pPr>
        <w:pStyle w:val="Corpodetexto"/>
        <w:spacing w:before="190"/>
      </w:pPr>
    </w:p>
    <w:p w14:paraId="25FEDABD" w14:textId="77777777" w:rsidR="00036C99" w:rsidRDefault="004767C7">
      <w:pPr>
        <w:pStyle w:val="Corpodetexto"/>
        <w:ind w:left="131"/>
      </w:pPr>
      <w:r>
        <w:rPr>
          <w:spacing w:val="-2"/>
        </w:rPr>
        <w:t>Aprovada</w:t>
      </w:r>
      <w:r>
        <w:rPr>
          <w:spacing w:val="-5"/>
        </w:rPr>
        <w:t xml:space="preserve"> em:</w:t>
      </w:r>
    </w:p>
    <w:p w14:paraId="3D1A4A45" w14:textId="77777777" w:rsidR="00036C99" w:rsidRDefault="00036C99">
      <w:pPr>
        <w:pStyle w:val="Corpodetexto"/>
      </w:pPr>
    </w:p>
    <w:p w14:paraId="34A00917" w14:textId="77777777" w:rsidR="00036C99" w:rsidRDefault="00036C99">
      <w:pPr>
        <w:pStyle w:val="Corpodetexto"/>
        <w:spacing w:before="145"/>
      </w:pPr>
    </w:p>
    <w:p w14:paraId="7A8990E4" w14:textId="77777777" w:rsidR="00036C99" w:rsidRDefault="004767C7">
      <w:pPr>
        <w:pStyle w:val="Corpodetexto"/>
        <w:ind w:left="2015" w:right="2010"/>
        <w:jc w:val="center"/>
      </w:pPr>
      <w:r>
        <w:rPr>
          <w:spacing w:val="-2"/>
        </w:rPr>
        <w:t>BANCA</w:t>
      </w:r>
      <w:r>
        <w:rPr>
          <w:spacing w:val="-9"/>
        </w:rPr>
        <w:t xml:space="preserve"> </w:t>
      </w:r>
      <w:r>
        <w:rPr>
          <w:spacing w:val="-2"/>
        </w:rPr>
        <w:t>EXAMINADORA</w:t>
      </w:r>
    </w:p>
    <w:p w14:paraId="0A887D5B" w14:textId="77777777" w:rsidR="00036C99" w:rsidRDefault="00036C99">
      <w:pPr>
        <w:pStyle w:val="Corpodetexto"/>
        <w:rPr>
          <w:sz w:val="20"/>
        </w:rPr>
      </w:pPr>
    </w:p>
    <w:p w14:paraId="313DCFB8" w14:textId="77777777" w:rsidR="00036C99" w:rsidRDefault="00036C99">
      <w:pPr>
        <w:pStyle w:val="Corpodetexto"/>
        <w:rPr>
          <w:sz w:val="20"/>
        </w:rPr>
      </w:pPr>
    </w:p>
    <w:p w14:paraId="2B56A082" w14:textId="77777777" w:rsidR="00036C99" w:rsidRDefault="00036C99">
      <w:pPr>
        <w:pStyle w:val="Corpodetexto"/>
        <w:rPr>
          <w:sz w:val="20"/>
        </w:rPr>
      </w:pPr>
    </w:p>
    <w:p w14:paraId="35586CD3" w14:textId="77777777" w:rsidR="00036C99" w:rsidRDefault="00036C99">
      <w:pPr>
        <w:pStyle w:val="Corpodetexto"/>
        <w:rPr>
          <w:sz w:val="20"/>
        </w:rPr>
      </w:pPr>
    </w:p>
    <w:p w14:paraId="1C53AD13" w14:textId="77777777" w:rsidR="00036C99" w:rsidRDefault="00036C99">
      <w:pPr>
        <w:pStyle w:val="Corpodetexto"/>
        <w:rPr>
          <w:sz w:val="20"/>
        </w:rPr>
      </w:pPr>
    </w:p>
    <w:p w14:paraId="5123843F" w14:textId="77777777" w:rsidR="00036C99" w:rsidRDefault="004767C7">
      <w:pPr>
        <w:pStyle w:val="Corpodetexto"/>
        <w:spacing w:before="105"/>
        <w:rPr>
          <w:sz w:val="20"/>
        </w:rPr>
      </w:pPr>
      <w:r>
        <w:rPr>
          <w:noProof/>
          <w:sz w:val="20"/>
        </w:rPr>
        <mc:AlternateContent>
          <mc:Choice Requires="wps">
            <w:drawing>
              <wp:anchor distT="0" distB="0" distL="0" distR="0" simplePos="0" relativeHeight="487587840" behindDoc="1" locked="0" layoutInCell="1" allowOverlap="1" wp14:anchorId="4A5044C0" wp14:editId="046A4A3A">
                <wp:simplePos x="0" y="0"/>
                <wp:positionH relativeFrom="page">
                  <wp:posOffset>2338882</wp:posOffset>
                </wp:positionH>
                <wp:positionV relativeFrom="paragraph">
                  <wp:posOffset>228026</wp:posOffset>
                </wp:positionV>
                <wp:extent cx="32404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9F4992" id="Graphic 3" o:spid="_x0000_s1026" style="position:absolute;margin-left:184.15pt;margin-top:17.95pt;width:255.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" path="m,l3239998,e" filled="f" strokeweight=".35136mm">
                <v:path arrowok="t"/>
                <w10:wrap type="topAndBottom" anchorx="page"/>
              </v:shape>
            </w:pict>
          </mc:Fallback>
        </mc:AlternateContent>
      </w:r>
    </w:p>
    <w:p w14:paraId="5A9556A0" w14:textId="77777777" w:rsidR="00036C99" w:rsidRDefault="004767C7">
      <w:pPr>
        <w:pStyle w:val="Corpodetexto"/>
        <w:spacing w:before="65" w:line="252" w:lineRule="auto"/>
        <w:ind w:left="2862" w:right="967" w:hanging="691"/>
      </w:pPr>
      <w:r>
        <w:t>Prof. Dr. Jesus</w:t>
      </w:r>
      <w:r>
        <w:rPr>
          <w:spacing w:val="-8"/>
        </w:rPr>
        <w:t xml:space="preserve"> </w:t>
      </w:r>
      <w:r>
        <w:t>Ossian</w:t>
      </w:r>
      <w:r>
        <w:rPr>
          <w:spacing w:val="-8"/>
        </w:rPr>
        <w:t xml:space="preserve"> </w:t>
      </w:r>
      <w:r>
        <w:t>da</w:t>
      </w:r>
      <w:r>
        <w:rPr>
          <w:spacing w:val="-8"/>
        </w:rPr>
        <w:t xml:space="preserve"> </w:t>
      </w:r>
      <w:r>
        <w:t>Cunha</w:t>
      </w:r>
      <w:r>
        <w:rPr>
          <w:spacing w:val="-8"/>
        </w:rPr>
        <w:t xml:space="preserve"> </w:t>
      </w:r>
      <w:r>
        <w:t>Silva</w:t>
      </w:r>
      <w:r>
        <w:rPr>
          <w:spacing w:val="80"/>
        </w:rPr>
        <w:t xml:space="preserve"> </w:t>
      </w:r>
      <w:r>
        <w:t>(Orientador) Universidade Federal do Ceará (UFC)</w:t>
      </w:r>
    </w:p>
    <w:p w14:paraId="2E292DFD" w14:textId="77777777" w:rsidR="00036C99" w:rsidRDefault="00036C99">
      <w:pPr>
        <w:pStyle w:val="Corpodetexto"/>
        <w:rPr>
          <w:sz w:val="20"/>
        </w:rPr>
      </w:pPr>
    </w:p>
    <w:p w14:paraId="7CD61208" w14:textId="77777777" w:rsidR="00036C99" w:rsidRDefault="004767C7">
      <w:pPr>
        <w:pStyle w:val="Corpodetexto"/>
        <w:spacing w:before="99"/>
        <w:rPr>
          <w:sz w:val="20"/>
        </w:rPr>
      </w:pPr>
      <w:r>
        <w:rPr>
          <w:noProof/>
          <w:sz w:val="20"/>
        </w:rPr>
        <mc:AlternateContent>
          <mc:Choice Requires="wps">
            <w:drawing>
              <wp:anchor distT="0" distB="0" distL="0" distR="0" simplePos="0" relativeHeight="487588352" behindDoc="1" locked="0" layoutInCell="1" allowOverlap="1" wp14:anchorId="7CAE49B1" wp14:editId="454DF519">
                <wp:simplePos x="0" y="0"/>
                <wp:positionH relativeFrom="page">
                  <wp:posOffset>2338882</wp:posOffset>
                </wp:positionH>
                <wp:positionV relativeFrom="paragraph">
                  <wp:posOffset>224681</wp:posOffset>
                </wp:positionV>
                <wp:extent cx="32404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3A3A7" id="Graphic 4" o:spid="_x0000_s1026" style="position:absolute;margin-left:184.15pt;margin-top:17.7pt;width:255.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" path="m,l3239998,e" filled="f" strokeweight=".35136mm">
                <v:path arrowok="t"/>
                <w10:wrap type="topAndBottom" anchorx="page"/>
              </v:shape>
            </w:pict>
          </mc:Fallback>
        </mc:AlternateContent>
      </w:r>
    </w:p>
    <w:p w14:paraId="3B7EB5EB" w14:textId="77777777" w:rsidR="00036C99" w:rsidRDefault="004767C7">
      <w:pPr>
        <w:pStyle w:val="Corpodetexto"/>
        <w:spacing w:before="65" w:line="252" w:lineRule="auto"/>
        <w:ind w:left="2839" w:right="2841"/>
        <w:jc w:val="center"/>
      </w:pPr>
      <w:r>
        <w:t>Prof.</w:t>
      </w:r>
      <w:r>
        <w:rPr>
          <w:spacing w:val="-1"/>
        </w:rPr>
        <w:t xml:space="preserve"> </w:t>
      </w:r>
      <w:r>
        <w:t>Dr.</w:t>
      </w:r>
      <w:r>
        <w:rPr>
          <w:spacing w:val="-1"/>
        </w:rPr>
        <w:t xml:space="preserve"> </w:t>
      </w:r>
      <w:r>
        <w:t>Caio</w:t>
      </w:r>
      <w:r>
        <w:rPr>
          <w:spacing w:val="-13"/>
        </w:rPr>
        <w:t xml:space="preserve"> </w:t>
      </w:r>
      <w:r>
        <w:t>Augusto</w:t>
      </w:r>
      <w:r>
        <w:rPr>
          <w:spacing w:val="-13"/>
        </w:rPr>
        <w:t xml:space="preserve"> </w:t>
      </w:r>
      <w:r>
        <w:t>Nunes Marques</w:t>
      </w:r>
      <w:r>
        <w:rPr>
          <w:spacing w:val="80"/>
        </w:rPr>
        <w:t xml:space="preserve"> </w:t>
      </w:r>
      <w:r>
        <w:t>(Coorientador)</w:t>
      </w:r>
    </w:p>
    <w:p w14:paraId="0715B956" w14:textId="77777777" w:rsidR="00036C99" w:rsidRDefault="004767C7">
      <w:pPr>
        <w:pStyle w:val="Corpodetexto"/>
        <w:spacing w:line="252" w:lineRule="auto"/>
        <w:ind w:left="2112" w:right="2114"/>
        <w:jc w:val="center"/>
      </w:pPr>
      <w:r>
        <w:t>Instituto</w:t>
      </w:r>
      <w:r>
        <w:rPr>
          <w:spacing w:val="-12"/>
        </w:rPr>
        <w:t xml:space="preserve"> </w:t>
      </w:r>
      <w:r>
        <w:t>Federal</w:t>
      </w:r>
      <w:r>
        <w:rPr>
          <w:spacing w:val="-12"/>
        </w:rPr>
        <w:t xml:space="preserve"> </w:t>
      </w:r>
      <w:r>
        <w:t>de</w:t>
      </w:r>
      <w:r>
        <w:rPr>
          <w:spacing w:val="-12"/>
        </w:rPr>
        <w:t xml:space="preserve"> </w:t>
      </w:r>
      <w:r>
        <w:t>Educação,</w:t>
      </w:r>
      <w:r>
        <w:rPr>
          <w:spacing w:val="-12"/>
        </w:rPr>
        <w:t xml:space="preserve"> </w:t>
      </w:r>
      <w:r>
        <w:t>Ciência</w:t>
      </w:r>
      <w:r>
        <w:rPr>
          <w:spacing w:val="-12"/>
        </w:rPr>
        <w:t xml:space="preserve"> </w:t>
      </w:r>
      <w:r>
        <w:t>e</w:t>
      </w:r>
      <w:r>
        <w:rPr>
          <w:spacing w:val="-12"/>
        </w:rPr>
        <w:t xml:space="preserve"> </w:t>
      </w:r>
      <w:r>
        <w:t>Tecnologia de Minas Gerais (IFMG)</w:t>
      </w:r>
    </w:p>
    <w:p w14:paraId="6773DE39" w14:textId="77777777" w:rsidR="00036C99" w:rsidRDefault="00036C99">
      <w:pPr>
        <w:pStyle w:val="Corpodetexto"/>
        <w:rPr>
          <w:sz w:val="20"/>
        </w:rPr>
      </w:pPr>
    </w:p>
    <w:p w14:paraId="63212392" w14:textId="77777777" w:rsidR="00036C99" w:rsidRDefault="004767C7">
      <w:pPr>
        <w:pStyle w:val="Corpodetexto"/>
        <w:spacing w:before="98"/>
        <w:rPr>
          <w:sz w:val="20"/>
        </w:rPr>
      </w:pPr>
      <w:r>
        <w:rPr>
          <w:noProof/>
          <w:sz w:val="20"/>
        </w:rPr>
        <mc:AlternateContent>
          <mc:Choice Requires="wps">
            <w:drawing>
              <wp:anchor distT="0" distB="0" distL="0" distR="0" simplePos="0" relativeHeight="487588864" behindDoc="1" locked="0" layoutInCell="1" allowOverlap="1" wp14:anchorId="5AC0AC34" wp14:editId="2C9B24DA">
                <wp:simplePos x="0" y="0"/>
                <wp:positionH relativeFrom="page">
                  <wp:posOffset>2338882</wp:posOffset>
                </wp:positionH>
                <wp:positionV relativeFrom="paragraph">
                  <wp:posOffset>223582</wp:posOffset>
                </wp:positionV>
                <wp:extent cx="32404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E99B3" id="Graphic 5" o:spid="_x0000_s1026" style="position:absolute;margin-left:184.15pt;margin-top:17.6pt;width:255.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" path="m,l3239998,e" filled="f" strokeweight=".35136mm">
                <v:path arrowok="t"/>
                <w10:wrap type="topAndBottom" anchorx="page"/>
              </v:shape>
            </w:pict>
          </mc:Fallback>
        </mc:AlternateContent>
      </w:r>
    </w:p>
    <w:p w14:paraId="095E8357" w14:textId="77777777" w:rsidR="00036C99" w:rsidRDefault="004767C7">
      <w:pPr>
        <w:pStyle w:val="Corpodetexto"/>
        <w:spacing w:before="65" w:line="252" w:lineRule="auto"/>
        <w:ind w:left="2656" w:right="1811" w:firstLine="10"/>
      </w:pPr>
      <w:r>
        <w:t>Profa. Dr. Samantha</w:t>
      </w:r>
      <w:r>
        <w:rPr>
          <w:spacing w:val="-8"/>
        </w:rPr>
        <w:t xml:space="preserve"> </w:t>
      </w:r>
      <w:r>
        <w:t>Rodrigues</w:t>
      </w:r>
      <w:r>
        <w:rPr>
          <w:spacing w:val="-8"/>
        </w:rPr>
        <w:t xml:space="preserve"> </w:t>
      </w:r>
      <w:r>
        <w:t>de</w:t>
      </w:r>
      <w:r>
        <w:rPr>
          <w:spacing w:val="-8"/>
        </w:rPr>
        <w:t xml:space="preserve"> </w:t>
      </w:r>
      <w:r>
        <w:t>Araújo Universidade</w:t>
      </w:r>
      <w:r>
        <w:rPr>
          <w:spacing w:val="-11"/>
        </w:rPr>
        <w:t xml:space="preserve"> </w:t>
      </w:r>
      <w:r>
        <w:t>Federal</w:t>
      </w:r>
      <w:r>
        <w:rPr>
          <w:spacing w:val="-11"/>
        </w:rPr>
        <w:t xml:space="preserve"> </w:t>
      </w:r>
      <w:r>
        <w:t>de</w:t>
      </w:r>
      <w:r>
        <w:rPr>
          <w:spacing w:val="-11"/>
        </w:rPr>
        <w:t xml:space="preserve"> </w:t>
      </w:r>
      <w:r>
        <w:t>Itajubá</w:t>
      </w:r>
      <w:r>
        <w:rPr>
          <w:spacing w:val="-10"/>
        </w:rPr>
        <w:t xml:space="preserve"> </w:t>
      </w:r>
      <w:r>
        <w:rPr>
          <w:spacing w:val="-2"/>
        </w:rPr>
        <w:t>(UNIFEI)</w:t>
      </w:r>
    </w:p>
    <w:p w14:paraId="09E15848" w14:textId="77777777" w:rsidR="00036C99" w:rsidRDefault="00036C99">
      <w:pPr>
        <w:pStyle w:val="Corpodetexto"/>
        <w:rPr>
          <w:sz w:val="20"/>
        </w:rPr>
      </w:pPr>
    </w:p>
    <w:p w14:paraId="2504740F" w14:textId="77777777" w:rsidR="00036C99" w:rsidRDefault="004767C7">
      <w:pPr>
        <w:pStyle w:val="Corpodetexto"/>
        <w:spacing w:before="108"/>
        <w:rPr>
          <w:sz w:val="20"/>
        </w:rPr>
      </w:pPr>
      <w:r>
        <w:rPr>
          <w:noProof/>
          <w:sz w:val="20"/>
        </w:rPr>
        <mc:AlternateContent>
          <mc:Choice Requires="wps">
            <w:drawing>
              <wp:anchor distT="0" distB="0" distL="0" distR="0" simplePos="0" relativeHeight="487589376" behindDoc="1" locked="0" layoutInCell="1" allowOverlap="1" wp14:anchorId="56E1907E" wp14:editId="26710EB0">
                <wp:simplePos x="0" y="0"/>
                <wp:positionH relativeFrom="page">
                  <wp:posOffset>2338882</wp:posOffset>
                </wp:positionH>
                <wp:positionV relativeFrom="paragraph">
                  <wp:posOffset>230370</wp:posOffset>
                </wp:positionV>
                <wp:extent cx="32404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1270"/>
                        </a:xfrm>
                        <a:custGeom>
                          <a:avLst/>
                          <a:gdLst/>
                          <a:ahLst/>
                          <a:cxnLst/>
                          <a:rect l="l" t="t" r="r" b="b"/>
                          <a:pathLst>
                            <a:path w="3240405">
                              <a:moveTo>
                                <a:pt x="0" y="0"/>
                              </a:moveTo>
                              <a:lnTo>
                                <a:pt x="3239998"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A3E0A2" id="Graphic 6" o:spid="_x0000_s1026" style="position:absolute;margin-left:184.15pt;margin-top:18.15pt;width:255.1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24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" path="m,l3239998,e" filled="f" strokeweight=".35136mm">
                <v:path arrowok="t"/>
                <w10:wrap type="topAndBottom" anchorx="page"/>
              </v:shape>
            </w:pict>
          </mc:Fallback>
        </mc:AlternateContent>
      </w:r>
    </w:p>
    <w:p w14:paraId="36E53C3D" w14:textId="77777777" w:rsidR="00036C99" w:rsidRDefault="004767C7">
      <w:pPr>
        <w:pStyle w:val="Corpodetexto"/>
        <w:spacing w:before="65" w:line="252" w:lineRule="auto"/>
        <w:ind w:left="2862" w:right="1811" w:firstLine="200"/>
      </w:pPr>
      <w:r>
        <w:t>Prof. Dr. Carlos Diego Rodrigues Universidade</w:t>
      </w:r>
      <w:r>
        <w:rPr>
          <w:spacing w:val="-14"/>
        </w:rPr>
        <w:t xml:space="preserve"> </w:t>
      </w:r>
      <w:r>
        <w:t>Federal</w:t>
      </w:r>
      <w:r>
        <w:rPr>
          <w:spacing w:val="-14"/>
        </w:rPr>
        <w:t xml:space="preserve"> </w:t>
      </w:r>
      <w:r>
        <w:t>do</w:t>
      </w:r>
      <w:r>
        <w:rPr>
          <w:spacing w:val="-14"/>
        </w:rPr>
        <w:t xml:space="preserve"> </w:t>
      </w:r>
      <w:r>
        <w:t>Ceará</w:t>
      </w:r>
      <w:r>
        <w:rPr>
          <w:spacing w:val="-14"/>
        </w:rPr>
        <w:t xml:space="preserve"> </w:t>
      </w:r>
      <w:r>
        <w:t>(UFC)</w:t>
      </w:r>
    </w:p>
    <w:p w14:paraId="1344D35E" w14:textId="77777777" w:rsidR="00036C99" w:rsidRDefault="00036C99">
      <w:pPr>
        <w:pStyle w:val="Corpodetexto"/>
        <w:spacing w:line="252" w:lineRule="auto"/>
        <w:sectPr w:rsidR="00036C99">
          <w:pgSz w:w="11910" w:h="16840"/>
          <w:pgMar w:top="2000" w:right="992" w:bottom="280" w:left="1559" w:header="1719" w:footer="0" w:gutter="0"/>
          <w:cols w:space="720"/>
        </w:sectPr>
      </w:pPr>
    </w:p>
    <w:p w14:paraId="526D8381" w14:textId="42872609" w:rsidR="00036C99" w:rsidRDefault="002155D1">
      <w:pPr>
        <w:pStyle w:val="Corpodetexto"/>
        <w:spacing w:before="177"/>
        <w:rPr>
          <w:ins w:id="2" w:author="Samantha Araújo" w:date="2026-09-21T20:26:00Z" w16du:dateUtc="2026-09-21T23:26:00Z"/>
        </w:rPr>
      </w:pPr>
      <w:ins w:id="3" w:author="Samantha Araújo" w:date="2026-09-21T19:24:00Z" w16du:dateUtc="2026-09-21T22:24:00Z">
        <w:r>
          <w:lastRenderedPageBreak/>
          <w:t>Deixar claro aqui no resumo que vc trata de dois problemas, com objetivos diferentes......</w:t>
        </w:r>
      </w:ins>
    </w:p>
    <w:p w14:paraId="735932DA" w14:textId="77777777" w:rsidR="00FA4F40" w:rsidRDefault="00FA4F40">
      <w:pPr>
        <w:pStyle w:val="Corpodetexto"/>
        <w:spacing w:before="177"/>
      </w:pPr>
    </w:p>
    <w:p w14:paraId="4E5ADB35" w14:textId="77777777" w:rsidR="00036C99" w:rsidRDefault="004767C7">
      <w:pPr>
        <w:pStyle w:val="Corpodetexto"/>
        <w:spacing w:line="376" w:lineRule="auto"/>
        <w:ind w:left="140" w:right="111"/>
        <w:jc w:val="both"/>
      </w:pPr>
      <w:bookmarkStart w:id="4" w:name="Resumo"/>
      <w:bookmarkEnd w:id="4"/>
      <w:r>
        <w:t>Dentro</w:t>
      </w:r>
      <w:r>
        <w:rPr>
          <w:spacing w:val="-3"/>
        </w:rPr>
        <w:t xml:space="preserve"> </w:t>
      </w:r>
      <w:r>
        <w:t>dos</w:t>
      </w:r>
      <w:r>
        <w:rPr>
          <w:spacing w:val="-3"/>
        </w:rPr>
        <w:t xml:space="preserve"> </w:t>
      </w:r>
      <w:r>
        <w:t>grandes</w:t>
      </w:r>
      <w:r>
        <w:rPr>
          <w:spacing w:val="-3"/>
        </w:rPr>
        <w:t xml:space="preserve"> </w:t>
      </w:r>
      <w:r>
        <w:t>desafios</w:t>
      </w:r>
      <w:r>
        <w:rPr>
          <w:spacing w:val="-3"/>
        </w:rPr>
        <w:t xml:space="preserve"> </w:t>
      </w:r>
      <w:r>
        <w:t>para</w:t>
      </w:r>
      <w:r>
        <w:rPr>
          <w:spacing w:val="-3"/>
        </w:rPr>
        <w:t xml:space="preserve"> </w:t>
      </w:r>
      <w:r>
        <w:t>a</w:t>
      </w:r>
      <w:r>
        <w:rPr>
          <w:spacing w:val="-3"/>
        </w:rPr>
        <w:t xml:space="preserve"> </w:t>
      </w:r>
      <w:r>
        <w:t>realização</w:t>
      </w:r>
      <w:r>
        <w:rPr>
          <w:spacing w:val="-3"/>
        </w:rPr>
        <w:t xml:space="preserve"> </w:t>
      </w:r>
      <w:r>
        <w:t>de</w:t>
      </w:r>
      <w:r>
        <w:rPr>
          <w:spacing w:val="-3"/>
        </w:rPr>
        <w:t xml:space="preserve"> </w:t>
      </w:r>
      <w:r>
        <w:t>rotas</w:t>
      </w:r>
      <w:r>
        <w:rPr>
          <w:spacing w:val="-3"/>
        </w:rPr>
        <w:t xml:space="preserve"> </w:t>
      </w:r>
      <w:r>
        <w:t>de</w:t>
      </w:r>
      <w:r>
        <w:rPr>
          <w:spacing w:val="-3"/>
        </w:rPr>
        <w:t xml:space="preserve"> </w:t>
      </w:r>
      <w:r>
        <w:t>transporte,</w:t>
      </w:r>
      <w:r>
        <w:rPr>
          <w:spacing w:val="-3"/>
        </w:rPr>
        <w:t xml:space="preserve"> </w:t>
      </w:r>
      <w:r>
        <w:t>encontra-se</w:t>
      </w:r>
      <w:r>
        <w:rPr>
          <w:spacing w:val="-3"/>
        </w:rPr>
        <w:t xml:space="preserve"> </w:t>
      </w:r>
      <w:r>
        <w:t>a</w:t>
      </w:r>
      <w:r>
        <w:rPr>
          <w:spacing w:val="-3"/>
        </w:rPr>
        <w:t xml:space="preserve"> </w:t>
      </w:r>
      <w:r>
        <w:t xml:space="preserve">necessidade de traçar rotas que atendam tanto às demandas de deslocamentos de funcionários da empresa </w:t>
      </w:r>
      <w:r>
        <w:rPr>
          <w:spacing w:val="-2"/>
        </w:rPr>
        <w:t>quanto</w:t>
      </w:r>
      <w:r>
        <w:rPr>
          <w:spacing w:val="-9"/>
        </w:rPr>
        <w:t xml:space="preserve"> </w:t>
      </w:r>
      <w:r>
        <w:rPr>
          <w:spacing w:val="-2"/>
        </w:rPr>
        <w:t>aos</w:t>
      </w:r>
      <w:r>
        <w:rPr>
          <w:spacing w:val="-9"/>
        </w:rPr>
        <w:t xml:space="preserve"> </w:t>
      </w:r>
      <w:r>
        <w:rPr>
          <w:spacing w:val="-2"/>
        </w:rPr>
        <w:t>custos,</w:t>
      </w:r>
      <w:r>
        <w:rPr>
          <w:spacing w:val="-8"/>
        </w:rPr>
        <w:t xml:space="preserve"> </w:t>
      </w:r>
      <w:r>
        <w:rPr>
          <w:spacing w:val="-2"/>
        </w:rPr>
        <w:t>buscando</w:t>
      </w:r>
      <w:r>
        <w:rPr>
          <w:spacing w:val="-9"/>
        </w:rPr>
        <w:t xml:space="preserve"> </w:t>
      </w:r>
      <w:r>
        <w:rPr>
          <w:spacing w:val="-2"/>
        </w:rPr>
        <w:t>a</w:t>
      </w:r>
      <w:r>
        <w:rPr>
          <w:spacing w:val="-9"/>
        </w:rPr>
        <w:t xml:space="preserve"> </w:t>
      </w:r>
      <w:r>
        <w:rPr>
          <w:spacing w:val="-2"/>
        </w:rPr>
        <w:t>minimização</w:t>
      </w:r>
      <w:r>
        <w:rPr>
          <w:spacing w:val="-9"/>
        </w:rPr>
        <w:t xml:space="preserve"> </w:t>
      </w:r>
      <w:r>
        <w:rPr>
          <w:spacing w:val="-2"/>
        </w:rPr>
        <w:t>do</w:t>
      </w:r>
      <w:r>
        <w:rPr>
          <w:spacing w:val="-9"/>
        </w:rPr>
        <w:t xml:space="preserve"> </w:t>
      </w:r>
      <w:r>
        <w:rPr>
          <w:spacing w:val="-2"/>
        </w:rPr>
        <w:t>tempo</w:t>
      </w:r>
      <w:r>
        <w:rPr>
          <w:spacing w:val="-9"/>
        </w:rPr>
        <w:t xml:space="preserve"> </w:t>
      </w:r>
      <w:r>
        <w:rPr>
          <w:spacing w:val="-2"/>
        </w:rPr>
        <w:t>e</w:t>
      </w:r>
      <w:r>
        <w:rPr>
          <w:spacing w:val="-9"/>
        </w:rPr>
        <w:t xml:space="preserve"> </w:t>
      </w:r>
      <w:r>
        <w:rPr>
          <w:spacing w:val="-2"/>
        </w:rPr>
        <w:t>das</w:t>
      </w:r>
      <w:r>
        <w:rPr>
          <w:spacing w:val="-9"/>
        </w:rPr>
        <w:t xml:space="preserve"> </w:t>
      </w:r>
      <w:r>
        <w:rPr>
          <w:spacing w:val="-2"/>
        </w:rPr>
        <w:t>despesas.</w:t>
      </w:r>
      <w:r>
        <w:rPr>
          <w:spacing w:val="7"/>
        </w:rPr>
        <w:t xml:space="preserve"> </w:t>
      </w:r>
      <w:r w:rsidRPr="001F76E0">
        <w:rPr>
          <w:spacing w:val="-2"/>
          <w:highlight w:val="yellow"/>
        </w:rPr>
        <w:t>Neste</w:t>
      </w:r>
      <w:r w:rsidRPr="001F76E0">
        <w:rPr>
          <w:spacing w:val="-9"/>
          <w:highlight w:val="yellow"/>
        </w:rPr>
        <w:t xml:space="preserve"> </w:t>
      </w:r>
      <w:r w:rsidRPr="001F76E0">
        <w:rPr>
          <w:spacing w:val="-2"/>
          <w:highlight w:val="yellow"/>
        </w:rPr>
        <w:t>contexto,</w:t>
      </w:r>
      <w:r w:rsidRPr="001F76E0">
        <w:rPr>
          <w:spacing w:val="-8"/>
          <w:highlight w:val="yellow"/>
        </w:rPr>
        <w:t xml:space="preserve"> </w:t>
      </w:r>
      <w:r w:rsidRPr="001F76E0">
        <w:rPr>
          <w:spacing w:val="-2"/>
          <w:highlight w:val="yellow"/>
        </w:rPr>
        <w:t>este</w:t>
      </w:r>
      <w:r w:rsidRPr="001F76E0">
        <w:rPr>
          <w:spacing w:val="-9"/>
          <w:highlight w:val="yellow"/>
        </w:rPr>
        <w:t xml:space="preserve"> </w:t>
      </w:r>
      <w:r w:rsidRPr="001F76E0">
        <w:rPr>
          <w:spacing w:val="-2"/>
          <w:highlight w:val="yellow"/>
        </w:rPr>
        <w:t xml:space="preserve">estudo </w:t>
      </w:r>
      <w:r w:rsidRPr="001F76E0">
        <w:rPr>
          <w:highlight w:val="yellow"/>
        </w:rPr>
        <w:t>tem como objetivo propor uma roteirização de veículos para o deslocamento de funcionários,</w:t>
      </w:r>
      <w:r>
        <w:t xml:space="preserve"> </w:t>
      </w:r>
      <w:r w:rsidRPr="00DE432E">
        <w:rPr>
          <w:highlight w:val="yellow"/>
        </w:rPr>
        <w:t>partindo</w:t>
      </w:r>
      <w:r w:rsidRPr="00DE432E">
        <w:rPr>
          <w:spacing w:val="-6"/>
          <w:highlight w:val="yellow"/>
        </w:rPr>
        <w:t xml:space="preserve"> </w:t>
      </w:r>
      <w:r w:rsidRPr="00DE432E">
        <w:rPr>
          <w:highlight w:val="yellow"/>
        </w:rPr>
        <w:t>dos</w:t>
      </w:r>
      <w:r w:rsidRPr="00DE432E">
        <w:rPr>
          <w:spacing w:val="-6"/>
          <w:highlight w:val="yellow"/>
        </w:rPr>
        <w:t xml:space="preserve"> </w:t>
      </w:r>
      <w:r w:rsidRPr="00DE432E">
        <w:rPr>
          <w:highlight w:val="yellow"/>
        </w:rPr>
        <w:t>pontos</w:t>
      </w:r>
      <w:r w:rsidRPr="00DE432E">
        <w:rPr>
          <w:spacing w:val="-6"/>
          <w:highlight w:val="yellow"/>
        </w:rPr>
        <w:t xml:space="preserve"> </w:t>
      </w:r>
      <w:r w:rsidRPr="00DE432E">
        <w:rPr>
          <w:highlight w:val="yellow"/>
        </w:rPr>
        <w:t>de</w:t>
      </w:r>
      <w:r w:rsidRPr="00DE432E">
        <w:rPr>
          <w:spacing w:val="-6"/>
          <w:highlight w:val="yellow"/>
        </w:rPr>
        <w:t xml:space="preserve"> </w:t>
      </w:r>
      <w:r w:rsidRPr="00DE432E">
        <w:rPr>
          <w:highlight w:val="yellow"/>
        </w:rPr>
        <w:t>embarque</w:t>
      </w:r>
      <w:r w:rsidRPr="00DE432E">
        <w:rPr>
          <w:spacing w:val="-6"/>
          <w:highlight w:val="yellow"/>
        </w:rPr>
        <w:t xml:space="preserve"> </w:t>
      </w:r>
      <w:r w:rsidRPr="00DE432E">
        <w:rPr>
          <w:highlight w:val="yellow"/>
        </w:rPr>
        <w:t>e</w:t>
      </w:r>
      <w:r w:rsidRPr="00DE432E">
        <w:rPr>
          <w:spacing w:val="-6"/>
          <w:highlight w:val="yellow"/>
        </w:rPr>
        <w:t xml:space="preserve"> </w:t>
      </w:r>
      <w:r w:rsidRPr="00DE432E">
        <w:rPr>
          <w:highlight w:val="yellow"/>
        </w:rPr>
        <w:t>tendo</w:t>
      </w:r>
      <w:r w:rsidRPr="00DE432E">
        <w:rPr>
          <w:spacing w:val="-6"/>
          <w:highlight w:val="yellow"/>
        </w:rPr>
        <w:t xml:space="preserve"> </w:t>
      </w:r>
      <w:r w:rsidRPr="00DE432E">
        <w:rPr>
          <w:highlight w:val="yellow"/>
        </w:rPr>
        <w:t>a</w:t>
      </w:r>
      <w:r w:rsidRPr="00DE432E">
        <w:rPr>
          <w:spacing w:val="-6"/>
          <w:highlight w:val="yellow"/>
        </w:rPr>
        <w:t xml:space="preserve"> </w:t>
      </w:r>
      <w:r w:rsidRPr="00DE432E">
        <w:rPr>
          <w:highlight w:val="yellow"/>
        </w:rPr>
        <w:t>empresa</w:t>
      </w:r>
      <w:r w:rsidRPr="00DE432E">
        <w:rPr>
          <w:spacing w:val="-6"/>
          <w:highlight w:val="yellow"/>
        </w:rPr>
        <w:t xml:space="preserve"> </w:t>
      </w:r>
      <w:r w:rsidRPr="00DE432E">
        <w:rPr>
          <w:highlight w:val="yellow"/>
        </w:rPr>
        <w:t>como</w:t>
      </w:r>
      <w:r w:rsidRPr="00DE432E">
        <w:rPr>
          <w:spacing w:val="-6"/>
          <w:highlight w:val="yellow"/>
        </w:rPr>
        <w:t xml:space="preserve"> </w:t>
      </w:r>
      <w:r w:rsidRPr="00DE432E">
        <w:rPr>
          <w:highlight w:val="yellow"/>
        </w:rPr>
        <w:t>ponto</w:t>
      </w:r>
      <w:r w:rsidRPr="00DE432E">
        <w:rPr>
          <w:spacing w:val="-6"/>
          <w:highlight w:val="yellow"/>
        </w:rPr>
        <w:t xml:space="preserve"> </w:t>
      </w:r>
      <w:r w:rsidRPr="00DE432E">
        <w:rPr>
          <w:highlight w:val="yellow"/>
        </w:rPr>
        <w:t>final,</w:t>
      </w:r>
      <w:r w:rsidRPr="00DE432E">
        <w:rPr>
          <w:spacing w:val="-6"/>
          <w:highlight w:val="yellow"/>
        </w:rPr>
        <w:t xml:space="preserve"> </w:t>
      </w:r>
      <w:r w:rsidRPr="00DE432E">
        <w:rPr>
          <w:highlight w:val="yellow"/>
        </w:rPr>
        <w:t>atendendo</w:t>
      </w:r>
      <w:r w:rsidRPr="00DE432E">
        <w:rPr>
          <w:spacing w:val="-6"/>
          <w:highlight w:val="yellow"/>
        </w:rPr>
        <w:t xml:space="preserve"> </w:t>
      </w:r>
      <w:r w:rsidRPr="00DE432E">
        <w:rPr>
          <w:highlight w:val="yellow"/>
        </w:rPr>
        <w:t>aos</w:t>
      </w:r>
      <w:r w:rsidRPr="00DE432E">
        <w:rPr>
          <w:spacing w:val="-6"/>
          <w:highlight w:val="yellow"/>
        </w:rPr>
        <w:t xml:space="preserve"> </w:t>
      </w:r>
      <w:r w:rsidRPr="00DE432E">
        <w:rPr>
          <w:highlight w:val="yellow"/>
        </w:rPr>
        <w:t>requisitos de</w:t>
      </w:r>
      <w:r w:rsidRPr="00DE432E">
        <w:rPr>
          <w:spacing w:val="-15"/>
          <w:highlight w:val="yellow"/>
        </w:rPr>
        <w:t xml:space="preserve"> </w:t>
      </w:r>
      <w:r w:rsidRPr="00DE432E">
        <w:rPr>
          <w:highlight w:val="yellow"/>
        </w:rPr>
        <w:t>capacidade</w:t>
      </w:r>
      <w:r w:rsidRPr="00DE432E">
        <w:rPr>
          <w:spacing w:val="-15"/>
          <w:highlight w:val="yellow"/>
        </w:rPr>
        <w:t xml:space="preserve"> </w:t>
      </w:r>
      <w:r w:rsidRPr="00DE432E">
        <w:rPr>
          <w:highlight w:val="yellow"/>
        </w:rPr>
        <w:t>dos</w:t>
      </w:r>
      <w:r w:rsidRPr="00DE432E">
        <w:rPr>
          <w:spacing w:val="-15"/>
          <w:highlight w:val="yellow"/>
        </w:rPr>
        <w:t xml:space="preserve"> </w:t>
      </w:r>
      <w:r w:rsidRPr="00DE432E">
        <w:rPr>
          <w:highlight w:val="yellow"/>
        </w:rPr>
        <w:t>ônibus,</w:t>
      </w:r>
      <w:r w:rsidRPr="00DE432E">
        <w:rPr>
          <w:spacing w:val="-15"/>
          <w:highlight w:val="yellow"/>
        </w:rPr>
        <w:t xml:space="preserve"> </w:t>
      </w:r>
      <w:r w:rsidRPr="00DE432E">
        <w:rPr>
          <w:highlight w:val="yellow"/>
        </w:rPr>
        <w:t>número</w:t>
      </w:r>
      <w:r w:rsidRPr="00DE432E">
        <w:rPr>
          <w:spacing w:val="-15"/>
          <w:highlight w:val="yellow"/>
        </w:rPr>
        <w:t xml:space="preserve"> </w:t>
      </w:r>
      <w:r w:rsidRPr="00DE432E">
        <w:rPr>
          <w:highlight w:val="yellow"/>
        </w:rPr>
        <w:t>de</w:t>
      </w:r>
      <w:r w:rsidRPr="00DE432E">
        <w:rPr>
          <w:spacing w:val="-15"/>
          <w:highlight w:val="yellow"/>
        </w:rPr>
        <w:t xml:space="preserve"> </w:t>
      </w:r>
      <w:r w:rsidRPr="00DE432E">
        <w:rPr>
          <w:highlight w:val="yellow"/>
        </w:rPr>
        <w:t>veículos</w:t>
      </w:r>
      <w:r w:rsidRPr="00DE432E">
        <w:rPr>
          <w:spacing w:val="-15"/>
          <w:highlight w:val="yellow"/>
        </w:rPr>
        <w:t xml:space="preserve"> </w:t>
      </w:r>
      <w:r w:rsidRPr="00DE432E">
        <w:rPr>
          <w:highlight w:val="yellow"/>
        </w:rPr>
        <w:t>e</w:t>
      </w:r>
      <w:r w:rsidRPr="00DE432E">
        <w:rPr>
          <w:spacing w:val="-15"/>
          <w:highlight w:val="yellow"/>
        </w:rPr>
        <w:t xml:space="preserve"> </w:t>
      </w:r>
      <w:r w:rsidRPr="00DE432E">
        <w:rPr>
          <w:highlight w:val="yellow"/>
        </w:rPr>
        <w:t>tempo</w:t>
      </w:r>
      <w:r w:rsidRPr="00DE432E">
        <w:rPr>
          <w:spacing w:val="-15"/>
          <w:highlight w:val="yellow"/>
        </w:rPr>
        <w:t xml:space="preserve"> </w:t>
      </w:r>
      <w:r w:rsidRPr="00DE432E">
        <w:rPr>
          <w:highlight w:val="yellow"/>
        </w:rPr>
        <w:t>de</w:t>
      </w:r>
      <w:r w:rsidRPr="00DE432E">
        <w:rPr>
          <w:spacing w:val="-15"/>
          <w:highlight w:val="yellow"/>
        </w:rPr>
        <w:t xml:space="preserve"> </w:t>
      </w:r>
      <w:r w:rsidRPr="00DE432E">
        <w:rPr>
          <w:highlight w:val="yellow"/>
        </w:rPr>
        <w:t>chegada.</w:t>
      </w:r>
      <w:r>
        <w:rPr>
          <w:spacing w:val="-3"/>
        </w:rPr>
        <w:t xml:space="preserve"> </w:t>
      </w:r>
      <w:r>
        <w:t>Dessa</w:t>
      </w:r>
      <w:r>
        <w:rPr>
          <w:spacing w:val="-15"/>
        </w:rPr>
        <w:t xml:space="preserve"> </w:t>
      </w:r>
      <w:r>
        <w:t>maneira,</w:t>
      </w:r>
      <w:r>
        <w:rPr>
          <w:spacing w:val="-15"/>
        </w:rPr>
        <w:t xml:space="preserve"> </w:t>
      </w:r>
      <w:r>
        <w:t>foi</w:t>
      </w:r>
      <w:r>
        <w:rPr>
          <w:spacing w:val="-15"/>
        </w:rPr>
        <w:t xml:space="preserve"> </w:t>
      </w:r>
      <w:r>
        <w:t>realizado o</w:t>
      </w:r>
      <w:r>
        <w:rPr>
          <w:spacing w:val="-1"/>
        </w:rPr>
        <w:t xml:space="preserve"> </w:t>
      </w:r>
      <w:r>
        <w:t>levantamento</w:t>
      </w:r>
      <w:r>
        <w:rPr>
          <w:spacing w:val="-1"/>
        </w:rPr>
        <w:t xml:space="preserve"> </w:t>
      </w:r>
      <w:r>
        <w:t>dos</w:t>
      </w:r>
      <w:r>
        <w:rPr>
          <w:spacing w:val="-1"/>
        </w:rPr>
        <w:t xml:space="preserve"> </w:t>
      </w:r>
      <w:r>
        <w:t>dados</w:t>
      </w:r>
      <w:r>
        <w:rPr>
          <w:spacing w:val="-1"/>
        </w:rPr>
        <w:t xml:space="preserve"> </w:t>
      </w:r>
      <w:r>
        <w:t>reais</w:t>
      </w:r>
      <w:r>
        <w:rPr>
          <w:spacing w:val="-1"/>
        </w:rPr>
        <w:t xml:space="preserve"> </w:t>
      </w:r>
      <w:r>
        <w:t>do</w:t>
      </w:r>
      <w:r>
        <w:rPr>
          <w:spacing w:val="-1"/>
        </w:rPr>
        <w:t xml:space="preserve"> </w:t>
      </w:r>
      <w:r>
        <w:t>problema,</w:t>
      </w:r>
      <w:r>
        <w:rPr>
          <w:spacing w:val="-1"/>
        </w:rPr>
        <w:t xml:space="preserve"> </w:t>
      </w:r>
      <w:r>
        <w:t>utilizando-os</w:t>
      </w:r>
      <w:r>
        <w:rPr>
          <w:spacing w:val="-1"/>
        </w:rPr>
        <w:t xml:space="preserve"> </w:t>
      </w:r>
      <w:r>
        <w:t>como</w:t>
      </w:r>
      <w:r>
        <w:rPr>
          <w:spacing w:val="-1"/>
        </w:rPr>
        <w:t xml:space="preserve"> </w:t>
      </w:r>
      <w:r>
        <w:t>base</w:t>
      </w:r>
      <w:r>
        <w:rPr>
          <w:spacing w:val="-1"/>
        </w:rPr>
        <w:t xml:space="preserve"> </w:t>
      </w:r>
      <w:r>
        <w:t>para</w:t>
      </w:r>
      <w:r>
        <w:rPr>
          <w:spacing w:val="-1"/>
        </w:rPr>
        <w:t xml:space="preserve"> </w:t>
      </w:r>
      <w:r>
        <w:t>o</w:t>
      </w:r>
      <w:r>
        <w:rPr>
          <w:spacing w:val="-1"/>
        </w:rPr>
        <w:t xml:space="preserve"> </w:t>
      </w:r>
      <w:r>
        <w:t xml:space="preserve">desenvolvimento do estudo. A partir dos dados de localização foi possível obter os pontos de embarque. </w:t>
      </w:r>
      <w:commentRangeStart w:id="5"/>
      <w:r>
        <w:rPr>
          <w:color w:val="000000"/>
          <w:shd w:val="clear" w:color="auto" w:fill="FFEF66"/>
        </w:rPr>
        <w:t>Desta</w:t>
      </w:r>
      <w:r>
        <w:rPr>
          <w:color w:val="000000"/>
        </w:rPr>
        <w:t xml:space="preserve"> </w:t>
      </w:r>
      <w:r>
        <w:rPr>
          <w:color w:val="000000"/>
          <w:shd w:val="clear" w:color="auto" w:fill="FFEF66"/>
        </w:rPr>
        <w:t>maneira</w:t>
      </w:r>
      <w:r>
        <w:rPr>
          <w:color w:val="000000"/>
          <w:spacing w:val="-10"/>
          <w:shd w:val="clear" w:color="auto" w:fill="FFEF66"/>
        </w:rPr>
        <w:t xml:space="preserve"> </w:t>
      </w:r>
      <w:r>
        <w:rPr>
          <w:color w:val="000000"/>
          <w:shd w:val="clear" w:color="auto" w:fill="FFEF66"/>
        </w:rPr>
        <w:t>já</w:t>
      </w:r>
      <w:r>
        <w:rPr>
          <w:color w:val="000000"/>
          <w:spacing w:val="-10"/>
          <w:shd w:val="clear" w:color="auto" w:fill="FFEF66"/>
        </w:rPr>
        <w:t xml:space="preserve"> </w:t>
      </w:r>
      <w:r>
        <w:rPr>
          <w:color w:val="000000"/>
          <w:shd w:val="clear" w:color="auto" w:fill="FFEF66"/>
        </w:rPr>
        <w:t>foi</w:t>
      </w:r>
      <w:r>
        <w:rPr>
          <w:color w:val="000000"/>
          <w:spacing w:val="-10"/>
          <w:shd w:val="clear" w:color="auto" w:fill="FFEF66"/>
        </w:rPr>
        <w:t xml:space="preserve"> </w:t>
      </w:r>
      <w:r>
        <w:rPr>
          <w:color w:val="000000"/>
          <w:shd w:val="clear" w:color="auto" w:fill="FFEF66"/>
        </w:rPr>
        <w:t>feito</w:t>
      </w:r>
      <w:r>
        <w:rPr>
          <w:color w:val="000000"/>
          <w:spacing w:val="-10"/>
          <w:shd w:val="clear" w:color="auto" w:fill="FFEF66"/>
        </w:rPr>
        <w:t xml:space="preserve"> </w:t>
      </w:r>
      <w:r>
        <w:rPr>
          <w:color w:val="000000"/>
          <w:shd w:val="clear" w:color="auto" w:fill="FFEF66"/>
        </w:rPr>
        <w:t>o</w:t>
      </w:r>
      <w:r>
        <w:rPr>
          <w:color w:val="000000"/>
          <w:spacing w:val="-10"/>
          <w:shd w:val="clear" w:color="auto" w:fill="FFEF66"/>
        </w:rPr>
        <w:t xml:space="preserve"> </w:t>
      </w:r>
      <w:r>
        <w:rPr>
          <w:color w:val="000000"/>
          <w:shd w:val="clear" w:color="auto" w:fill="FFEF66"/>
        </w:rPr>
        <w:t>estudo</w:t>
      </w:r>
      <w:r>
        <w:rPr>
          <w:color w:val="000000"/>
          <w:spacing w:val="-10"/>
          <w:shd w:val="clear" w:color="auto" w:fill="FFEF66"/>
        </w:rPr>
        <w:t xml:space="preserve"> </w:t>
      </w:r>
      <w:r>
        <w:rPr>
          <w:color w:val="000000"/>
          <w:shd w:val="clear" w:color="auto" w:fill="FFEF66"/>
        </w:rPr>
        <w:t>das</w:t>
      </w:r>
      <w:r>
        <w:rPr>
          <w:color w:val="000000"/>
          <w:spacing w:val="-10"/>
          <w:shd w:val="clear" w:color="auto" w:fill="FFEF66"/>
        </w:rPr>
        <w:t xml:space="preserve"> </w:t>
      </w:r>
      <w:r>
        <w:rPr>
          <w:color w:val="000000"/>
          <w:shd w:val="clear" w:color="auto" w:fill="FFEF66"/>
        </w:rPr>
        <w:t>paradas</w:t>
      </w:r>
      <w:r>
        <w:rPr>
          <w:color w:val="000000"/>
          <w:spacing w:val="-10"/>
          <w:shd w:val="clear" w:color="auto" w:fill="FFEF66"/>
        </w:rPr>
        <w:t xml:space="preserve"> </w:t>
      </w:r>
      <w:r>
        <w:rPr>
          <w:color w:val="000000"/>
          <w:shd w:val="clear" w:color="auto" w:fill="FFEF66"/>
        </w:rPr>
        <w:t>de</w:t>
      </w:r>
      <w:r>
        <w:rPr>
          <w:color w:val="000000"/>
          <w:spacing w:val="-10"/>
          <w:shd w:val="clear" w:color="auto" w:fill="FFEF66"/>
        </w:rPr>
        <w:t xml:space="preserve"> </w:t>
      </w:r>
      <w:r>
        <w:rPr>
          <w:color w:val="000000"/>
          <w:shd w:val="clear" w:color="auto" w:fill="FFEF66"/>
        </w:rPr>
        <w:t>encontro</w:t>
      </w:r>
      <w:r>
        <w:rPr>
          <w:color w:val="000000"/>
          <w:spacing w:val="-10"/>
          <w:shd w:val="clear" w:color="auto" w:fill="FFEF66"/>
        </w:rPr>
        <w:t xml:space="preserve"> </w:t>
      </w:r>
      <w:r>
        <w:rPr>
          <w:color w:val="000000"/>
          <w:shd w:val="clear" w:color="auto" w:fill="FFEF66"/>
        </w:rPr>
        <w:t>dos</w:t>
      </w:r>
      <w:r>
        <w:rPr>
          <w:color w:val="000000"/>
          <w:spacing w:val="-10"/>
          <w:shd w:val="clear" w:color="auto" w:fill="FFEF66"/>
        </w:rPr>
        <w:t xml:space="preserve"> </w:t>
      </w:r>
      <w:r>
        <w:rPr>
          <w:color w:val="000000"/>
          <w:shd w:val="clear" w:color="auto" w:fill="FFEF66"/>
        </w:rPr>
        <w:t>funcionários</w:t>
      </w:r>
      <w:r>
        <w:rPr>
          <w:color w:val="000000"/>
        </w:rPr>
        <w:t>.</w:t>
      </w:r>
      <w:commentRangeEnd w:id="5"/>
      <w:r w:rsidR="002155D1">
        <w:rPr>
          <w:rStyle w:val="Refdecomentrio"/>
          <w:color w:val="000000"/>
          <w:sz w:val="24"/>
          <w:szCs w:val="24"/>
        </w:rPr>
        <w:commentReference w:id="5"/>
      </w:r>
      <w:r>
        <w:rPr>
          <w:color w:val="000000"/>
        </w:rPr>
        <w:t xml:space="preserve"> Espera-se,</w:t>
      </w:r>
      <w:r>
        <w:rPr>
          <w:color w:val="000000"/>
          <w:spacing w:val="-10"/>
        </w:rPr>
        <w:t xml:space="preserve"> </w:t>
      </w:r>
      <w:r>
        <w:rPr>
          <w:color w:val="000000"/>
        </w:rPr>
        <w:t>com</w:t>
      </w:r>
      <w:r>
        <w:rPr>
          <w:color w:val="000000"/>
          <w:spacing w:val="-10"/>
        </w:rPr>
        <w:t xml:space="preserve"> </w:t>
      </w:r>
      <w:r>
        <w:rPr>
          <w:color w:val="000000"/>
        </w:rPr>
        <w:t>os</w:t>
      </w:r>
      <w:r>
        <w:rPr>
          <w:color w:val="000000"/>
          <w:spacing w:val="-10"/>
        </w:rPr>
        <w:t xml:space="preserve"> </w:t>
      </w:r>
      <w:r>
        <w:rPr>
          <w:color w:val="000000"/>
        </w:rPr>
        <w:t>dados coletados obter rotas mais adequadas para atender às condições da empresa de estudo. Dessa forma, o estudo busca contribuir para o planejamento e a tomada de decisão relacionada ao transporte de funcionários.</w:t>
      </w:r>
    </w:p>
    <w:p w14:paraId="0E9856F3" w14:textId="77777777" w:rsidR="00036C99" w:rsidRDefault="00036C99">
      <w:pPr>
        <w:pStyle w:val="Corpodetexto"/>
        <w:spacing w:before="14"/>
      </w:pPr>
    </w:p>
    <w:p w14:paraId="054C61D4" w14:textId="77777777" w:rsidR="00036C99" w:rsidRDefault="004767C7">
      <w:pPr>
        <w:pStyle w:val="Corpodetexto"/>
        <w:ind w:left="140"/>
        <w:jc w:val="both"/>
      </w:pPr>
      <w:r>
        <w:rPr>
          <w:b/>
        </w:rPr>
        <w:t xml:space="preserve">Palavras-chave: </w:t>
      </w:r>
      <w:r>
        <w:t>Roteirização</w:t>
      </w:r>
      <w:r>
        <w:rPr>
          <w:spacing w:val="-11"/>
        </w:rPr>
        <w:t xml:space="preserve"> </w:t>
      </w:r>
      <w:r>
        <w:t>de</w:t>
      </w:r>
      <w:r>
        <w:rPr>
          <w:spacing w:val="-12"/>
        </w:rPr>
        <w:t xml:space="preserve"> </w:t>
      </w:r>
      <w:r>
        <w:t>veículos,</w:t>
      </w:r>
      <w:r>
        <w:rPr>
          <w:spacing w:val="-11"/>
        </w:rPr>
        <w:t xml:space="preserve"> </w:t>
      </w:r>
      <w:r>
        <w:t>problema</w:t>
      </w:r>
      <w:r>
        <w:rPr>
          <w:spacing w:val="-12"/>
        </w:rPr>
        <w:t xml:space="preserve"> </w:t>
      </w:r>
      <w:r>
        <w:t>de</w:t>
      </w:r>
      <w:r>
        <w:rPr>
          <w:spacing w:val="-11"/>
        </w:rPr>
        <w:t xml:space="preserve"> </w:t>
      </w:r>
      <w:r>
        <w:t>localização,</w:t>
      </w:r>
      <w:r>
        <w:rPr>
          <w:spacing w:val="-11"/>
        </w:rPr>
        <w:t xml:space="preserve"> </w:t>
      </w:r>
      <w:r>
        <w:t>otimização</w:t>
      </w:r>
      <w:r>
        <w:rPr>
          <w:spacing w:val="-12"/>
        </w:rPr>
        <w:t xml:space="preserve"> </w:t>
      </w:r>
      <w:r>
        <w:t>de</w:t>
      </w:r>
      <w:r>
        <w:rPr>
          <w:spacing w:val="-11"/>
        </w:rPr>
        <w:t xml:space="preserve"> </w:t>
      </w:r>
      <w:r>
        <w:rPr>
          <w:spacing w:val="-2"/>
        </w:rPr>
        <w:t>rotas.</w:t>
      </w:r>
    </w:p>
    <w:p w14:paraId="5E51A24F" w14:textId="77777777" w:rsidR="00036C99" w:rsidRDefault="00036C99">
      <w:pPr>
        <w:pStyle w:val="Corpodetexto"/>
        <w:jc w:val="both"/>
        <w:sectPr w:rsidR="00036C99">
          <w:headerReference w:type="default" r:id="rId13"/>
          <w:pgSz w:w="11910" w:h="16840"/>
          <w:pgMar w:top="2020" w:right="992" w:bottom="280" w:left="1559" w:header="1710" w:footer="0" w:gutter="0"/>
          <w:cols w:space="720"/>
        </w:sectPr>
      </w:pPr>
    </w:p>
    <w:p w14:paraId="7CCC958D" w14:textId="77777777" w:rsidR="00036C99" w:rsidRDefault="00036C99">
      <w:pPr>
        <w:pStyle w:val="Corpodetexto"/>
        <w:spacing w:before="177"/>
      </w:pPr>
    </w:p>
    <w:p w14:paraId="4F922ECB" w14:textId="77777777" w:rsidR="00036C99" w:rsidRDefault="004767C7">
      <w:pPr>
        <w:pStyle w:val="Corpodetexto"/>
        <w:spacing w:line="376" w:lineRule="auto"/>
        <w:ind w:left="131" w:right="101" w:firstLine="8"/>
        <w:jc w:val="both"/>
      </w:pPr>
      <w:bookmarkStart w:id="6" w:name="Abstract"/>
      <w:bookmarkEnd w:id="6"/>
      <w:r>
        <w:t>Among the major challenges in planning transportation routes is the need to design routes that meet both the commuting needs of company employees and cost considerations, aiming to minimize time and expenses.</w:t>
      </w:r>
      <w:r>
        <w:rPr>
          <w:spacing w:val="40"/>
        </w:rPr>
        <w:t xml:space="preserve"> </w:t>
      </w:r>
      <w:r>
        <w:t>In this context, this study aims to propose vehicle routing for employee transportation, starting from the pick-up points and ending at the company, while meeting bus capacity requirements, the number of vehicles, and arrival times. To do this, real-world data was collected and used as the basis for the study.</w:t>
      </w:r>
      <w:r>
        <w:rPr>
          <w:spacing w:val="40"/>
        </w:rPr>
        <w:t xml:space="preserve"> </w:t>
      </w:r>
      <w:r>
        <w:t>Using the location data, it was possible to identify the pick-up points. In this way, the study of employee meeting points has already been carried out. With the data collected, the goal is to obtain more efficient routes to meet the company’s requirements.In this way, the study aims to contribute to the planning and decision-making related to employee transportation.</w:t>
      </w:r>
    </w:p>
    <w:p w14:paraId="361A033B" w14:textId="77777777" w:rsidR="00036C99" w:rsidRDefault="00036C99">
      <w:pPr>
        <w:pStyle w:val="Corpodetexto"/>
        <w:spacing w:before="14"/>
      </w:pPr>
    </w:p>
    <w:p w14:paraId="1EFAADFA" w14:textId="77777777" w:rsidR="00036C99" w:rsidRDefault="004767C7">
      <w:pPr>
        <w:pStyle w:val="Corpodetexto"/>
        <w:ind w:left="140"/>
        <w:jc w:val="both"/>
      </w:pPr>
      <w:r>
        <w:rPr>
          <w:b/>
        </w:rPr>
        <w:t>Keywords:</w:t>
      </w:r>
      <w:r>
        <w:rPr>
          <w:b/>
          <w:spacing w:val="60"/>
        </w:rPr>
        <w:t xml:space="preserve"> </w:t>
      </w:r>
      <w:r>
        <w:t>Vehicle</w:t>
      </w:r>
      <w:r>
        <w:rPr>
          <w:spacing w:val="-12"/>
        </w:rPr>
        <w:t xml:space="preserve"> </w:t>
      </w:r>
      <w:r>
        <w:t>routing,</w:t>
      </w:r>
      <w:r>
        <w:rPr>
          <w:spacing w:val="-13"/>
        </w:rPr>
        <w:t xml:space="preserve"> </w:t>
      </w:r>
      <w:r>
        <w:t>location</w:t>
      </w:r>
      <w:r>
        <w:rPr>
          <w:spacing w:val="-12"/>
        </w:rPr>
        <w:t xml:space="preserve"> </w:t>
      </w:r>
      <w:r>
        <w:t>problem,</w:t>
      </w:r>
      <w:r>
        <w:rPr>
          <w:spacing w:val="-12"/>
        </w:rPr>
        <w:t xml:space="preserve"> </w:t>
      </w:r>
      <w:r>
        <w:t>route</w:t>
      </w:r>
      <w:r>
        <w:rPr>
          <w:spacing w:val="-12"/>
        </w:rPr>
        <w:t xml:space="preserve"> </w:t>
      </w:r>
      <w:r>
        <w:rPr>
          <w:spacing w:val="-2"/>
        </w:rPr>
        <w:t>optimization.</w:t>
      </w:r>
    </w:p>
    <w:p w14:paraId="11F1047F" w14:textId="77777777" w:rsidR="00036C99" w:rsidRDefault="00036C99">
      <w:pPr>
        <w:pStyle w:val="Corpodetexto"/>
        <w:jc w:val="both"/>
        <w:sectPr w:rsidR="00036C99">
          <w:headerReference w:type="default" r:id="rId14"/>
          <w:pgSz w:w="11910" w:h="16840"/>
          <w:pgMar w:top="2020" w:right="992" w:bottom="280" w:left="1559" w:header="1710" w:footer="0" w:gutter="0"/>
          <w:cols w:space="720"/>
        </w:sectPr>
      </w:pPr>
    </w:p>
    <w:p w14:paraId="66464A36" w14:textId="77777777" w:rsidR="00036C99" w:rsidRDefault="004767C7">
      <w:pPr>
        <w:pStyle w:val="Corpodetexto"/>
        <w:tabs>
          <w:tab w:val="right" w:leader="dot" w:pos="9210"/>
        </w:tabs>
        <w:spacing w:before="416" w:line="376" w:lineRule="auto"/>
        <w:ind w:left="140" w:right="141"/>
      </w:pPr>
      <w:hyperlink w:anchor="_bookmark0" w:history="1">
        <w:r>
          <w:t>Figura</w:t>
        </w:r>
        <w:r>
          <w:rPr>
            <w:spacing w:val="-5"/>
          </w:rPr>
          <w:t xml:space="preserve"> </w:t>
        </w:r>
        <w:r>
          <w:t>1</w:t>
        </w:r>
        <w:r>
          <w:rPr>
            <w:spacing w:val="80"/>
          </w:rPr>
          <w:t xml:space="preserve"> </w:t>
        </w:r>
        <w:r>
          <w:t>–</w:t>
        </w:r>
        <w:r>
          <w:rPr>
            <w:spacing w:val="80"/>
          </w:rPr>
          <w:t xml:space="preserve"> </w:t>
        </w:r>
        <w:r>
          <w:t>Localização</w:t>
        </w:r>
        <w:r>
          <w:rPr>
            <w:spacing w:val="-5"/>
          </w:rPr>
          <w:t xml:space="preserve"> </w:t>
        </w:r>
        <w:r>
          <w:t>geográfica</w:t>
        </w:r>
        <w:r>
          <w:rPr>
            <w:spacing w:val="-5"/>
          </w:rPr>
          <w:t xml:space="preserve"> </w:t>
        </w:r>
        <w:r>
          <w:t>dos</w:t>
        </w:r>
        <w:r>
          <w:rPr>
            <w:spacing w:val="-5"/>
          </w:rPr>
          <w:t xml:space="preserve"> </w:t>
        </w:r>
        <w:r>
          <w:t>pontos</w:t>
        </w:r>
        <w:r>
          <w:rPr>
            <w:spacing w:val="-5"/>
          </w:rPr>
          <w:t xml:space="preserve"> </w:t>
        </w:r>
        <w:r>
          <w:t>com</w:t>
        </w:r>
        <w:r>
          <w:rPr>
            <w:spacing w:val="-5"/>
          </w:rPr>
          <w:t xml:space="preserve"> </w:t>
        </w:r>
        <w:r>
          <w:t>maior</w:t>
        </w:r>
        <w:r>
          <w:rPr>
            <w:spacing w:val="-5"/>
          </w:rPr>
          <w:t xml:space="preserve"> </w:t>
        </w:r>
        <w:r>
          <w:t>concentração</w:t>
        </w:r>
        <w:r>
          <w:rPr>
            <w:spacing w:val="-5"/>
          </w:rPr>
          <w:t xml:space="preserve"> </w:t>
        </w:r>
        <w:r>
          <w:t>de</w:t>
        </w:r>
        <w:r>
          <w:rPr>
            <w:spacing w:val="-5"/>
          </w:rPr>
          <w:t xml:space="preserve"> </w:t>
        </w:r>
        <w:r>
          <w:t>funcionários</w:t>
        </w:r>
      </w:hyperlink>
      <w:r>
        <w:rPr>
          <w:spacing w:val="80"/>
        </w:rPr>
        <w:t xml:space="preserve">  </w:t>
      </w:r>
      <w:r>
        <w:t xml:space="preserve">21 </w:t>
      </w:r>
      <w:hyperlink w:anchor="_bookmark3" w:history="1">
        <w:r>
          <w:t>Figura</w:t>
        </w:r>
        <w:r>
          <w:rPr>
            <w:spacing w:val="-4"/>
          </w:rPr>
          <w:t xml:space="preserve"> </w:t>
        </w:r>
        <w:r>
          <w:t>2</w:t>
        </w:r>
        <w:r>
          <w:rPr>
            <w:spacing w:val="51"/>
            <w:w w:val="150"/>
          </w:rPr>
          <w:t xml:space="preserve"> </w:t>
        </w:r>
        <w:r>
          <w:t>–</w:t>
        </w:r>
        <w:r>
          <w:rPr>
            <w:spacing w:val="52"/>
            <w:w w:val="150"/>
          </w:rPr>
          <w:t xml:space="preserve"> </w:t>
        </w:r>
        <w:r>
          <w:t>Localização</w:t>
        </w:r>
        <w:r>
          <w:rPr>
            <w:spacing w:val="-4"/>
          </w:rPr>
          <w:t xml:space="preserve"> </w:t>
        </w:r>
        <w:r>
          <w:t>das</w:t>
        </w:r>
        <w:r>
          <w:rPr>
            <w:spacing w:val="-4"/>
          </w:rPr>
          <w:t xml:space="preserve"> </w:t>
        </w:r>
        <w:r>
          <w:rPr>
            <w:spacing w:val="-2"/>
          </w:rPr>
          <w:t>paradas</w:t>
        </w:r>
      </w:hyperlink>
      <w:r>
        <w:tab/>
      </w:r>
      <w:r>
        <w:rPr>
          <w:spacing w:val="-5"/>
        </w:rPr>
        <w:t>25</w:t>
      </w:r>
    </w:p>
    <w:p w14:paraId="3199DDCC" w14:textId="77777777" w:rsidR="00036C99" w:rsidRDefault="00036C99">
      <w:pPr>
        <w:pStyle w:val="Corpodetexto"/>
        <w:spacing w:line="376" w:lineRule="auto"/>
        <w:sectPr w:rsidR="00036C99">
          <w:headerReference w:type="default" r:id="rId15"/>
          <w:pgSz w:w="11910" w:h="16840"/>
          <w:pgMar w:top="2020" w:right="992" w:bottom="280" w:left="1559" w:header="1710" w:footer="0" w:gutter="0"/>
          <w:cols w:space="720"/>
        </w:sectPr>
      </w:pPr>
    </w:p>
    <w:p w14:paraId="76DEAF53" w14:textId="77777777" w:rsidR="00036C99" w:rsidRDefault="004767C7">
      <w:pPr>
        <w:pStyle w:val="Corpodetexto"/>
        <w:tabs>
          <w:tab w:val="right" w:leader="dot" w:pos="9210"/>
        </w:tabs>
        <w:spacing w:before="416"/>
        <w:ind w:left="140"/>
      </w:pPr>
      <w:hyperlink w:anchor="_bookmark1" w:history="1">
        <w:r>
          <w:t>Tabela</w:t>
        </w:r>
        <w:r>
          <w:rPr>
            <w:spacing w:val="-7"/>
          </w:rPr>
          <w:t xml:space="preserve"> </w:t>
        </w:r>
        <w:r>
          <w:t>1</w:t>
        </w:r>
        <w:r>
          <w:rPr>
            <w:spacing w:val="74"/>
          </w:rPr>
          <w:t xml:space="preserve"> </w:t>
        </w:r>
        <w:r>
          <w:t>–</w:t>
        </w:r>
        <w:r>
          <w:rPr>
            <w:spacing w:val="75"/>
          </w:rPr>
          <w:t xml:space="preserve"> </w:t>
        </w:r>
        <w:r>
          <w:t>Quantidade</w:t>
        </w:r>
        <w:r>
          <w:rPr>
            <w:spacing w:val="-7"/>
          </w:rPr>
          <w:t xml:space="preserve"> </w:t>
        </w:r>
        <w:r>
          <w:t>de</w:t>
        </w:r>
        <w:r>
          <w:rPr>
            <w:spacing w:val="-7"/>
          </w:rPr>
          <w:t xml:space="preserve"> </w:t>
        </w:r>
        <w:r>
          <w:t>funcionários</w:t>
        </w:r>
        <w:r>
          <w:rPr>
            <w:spacing w:val="-6"/>
          </w:rPr>
          <w:t xml:space="preserve"> </w:t>
        </w:r>
        <w:r>
          <w:t>por</w:t>
        </w:r>
        <w:r>
          <w:rPr>
            <w:spacing w:val="-7"/>
          </w:rPr>
          <w:t xml:space="preserve"> </w:t>
        </w:r>
        <w:r>
          <w:rPr>
            <w:spacing w:val="-2"/>
          </w:rPr>
          <w:t>bairro</w:t>
        </w:r>
      </w:hyperlink>
      <w:r>
        <w:tab/>
      </w:r>
      <w:r>
        <w:rPr>
          <w:spacing w:val="-5"/>
        </w:rPr>
        <w:t>23</w:t>
      </w:r>
    </w:p>
    <w:p w14:paraId="57F909A6" w14:textId="77777777" w:rsidR="00036C99" w:rsidRDefault="004767C7">
      <w:pPr>
        <w:pStyle w:val="Corpodetexto"/>
        <w:tabs>
          <w:tab w:val="right" w:leader="dot" w:pos="9210"/>
        </w:tabs>
        <w:spacing w:before="158"/>
        <w:ind w:left="140"/>
      </w:pPr>
      <w:hyperlink w:anchor="_bookmark2" w:history="1">
        <w:r>
          <w:t>Tabela</w:t>
        </w:r>
        <w:r>
          <w:rPr>
            <w:spacing w:val="-8"/>
          </w:rPr>
          <w:t xml:space="preserve"> </w:t>
        </w:r>
        <w:r>
          <w:t>2</w:t>
        </w:r>
        <w:r>
          <w:rPr>
            <w:spacing w:val="74"/>
          </w:rPr>
          <w:t xml:space="preserve"> </w:t>
        </w:r>
        <w:r>
          <w:t>–</w:t>
        </w:r>
        <w:r>
          <w:rPr>
            <w:spacing w:val="74"/>
          </w:rPr>
          <w:t xml:space="preserve"> </w:t>
        </w:r>
        <w:r>
          <w:t>Distância</w:t>
        </w:r>
        <w:r>
          <w:rPr>
            <w:spacing w:val="-7"/>
          </w:rPr>
          <w:t xml:space="preserve"> </w:t>
        </w:r>
        <w:r>
          <w:t>mínima</w:t>
        </w:r>
        <w:r>
          <w:rPr>
            <w:spacing w:val="-7"/>
          </w:rPr>
          <w:t xml:space="preserve"> </w:t>
        </w:r>
        <w:r>
          <w:t>e</w:t>
        </w:r>
        <w:r>
          <w:rPr>
            <w:spacing w:val="-7"/>
          </w:rPr>
          <w:t xml:space="preserve"> </w:t>
        </w:r>
        <w:r>
          <w:t>máxima</w:t>
        </w:r>
        <w:r>
          <w:rPr>
            <w:spacing w:val="-7"/>
          </w:rPr>
          <w:t xml:space="preserve"> </w:t>
        </w:r>
        <w:r>
          <w:t>de</w:t>
        </w:r>
        <w:r>
          <w:rPr>
            <w:spacing w:val="-7"/>
          </w:rPr>
          <w:t xml:space="preserve"> </w:t>
        </w:r>
        <w:r>
          <w:t>deslocamento</w:t>
        </w:r>
        <w:r>
          <w:rPr>
            <w:spacing w:val="-7"/>
          </w:rPr>
          <w:t xml:space="preserve"> </w:t>
        </w:r>
        <w:r>
          <w:t>dos</w:t>
        </w:r>
        <w:r>
          <w:rPr>
            <w:spacing w:val="-7"/>
          </w:rPr>
          <w:t xml:space="preserve"> </w:t>
        </w:r>
        <w:r>
          <w:t>funcionários</w:t>
        </w:r>
        <w:r>
          <w:rPr>
            <w:spacing w:val="-7"/>
          </w:rPr>
          <w:t xml:space="preserve"> </w:t>
        </w:r>
        <w:r>
          <w:rPr>
            <w:spacing w:val="-5"/>
          </w:rPr>
          <w:t>(m)</w:t>
        </w:r>
      </w:hyperlink>
      <w:r>
        <w:tab/>
      </w:r>
      <w:r>
        <w:rPr>
          <w:spacing w:val="-5"/>
        </w:rPr>
        <w:t>24</w:t>
      </w:r>
    </w:p>
    <w:p w14:paraId="07F400F2" w14:textId="77777777" w:rsidR="00036C99" w:rsidRDefault="004767C7">
      <w:pPr>
        <w:pStyle w:val="Corpodetexto"/>
        <w:tabs>
          <w:tab w:val="right" w:leader="dot" w:pos="9210"/>
        </w:tabs>
        <w:spacing w:before="157"/>
        <w:ind w:left="140"/>
      </w:pPr>
      <w:hyperlink w:anchor="_bookmark4" w:history="1">
        <w:r>
          <w:t>Tabela</w:t>
        </w:r>
        <w:r>
          <w:rPr>
            <w:spacing w:val="-9"/>
          </w:rPr>
          <w:t xml:space="preserve"> </w:t>
        </w:r>
        <w:r>
          <w:t>3</w:t>
        </w:r>
        <w:r>
          <w:rPr>
            <w:spacing w:val="70"/>
          </w:rPr>
          <w:t xml:space="preserve"> </w:t>
        </w:r>
        <w:r>
          <w:t>–</w:t>
        </w:r>
        <w:r>
          <w:rPr>
            <w:spacing w:val="69"/>
          </w:rPr>
          <w:t xml:space="preserve"> </w:t>
        </w:r>
        <w:r>
          <w:t>Cronograma</w:t>
        </w:r>
        <w:r>
          <w:rPr>
            <w:spacing w:val="-8"/>
          </w:rPr>
          <w:t xml:space="preserve"> </w:t>
        </w:r>
        <w:r>
          <w:t>do</w:t>
        </w:r>
        <w:r>
          <w:rPr>
            <w:spacing w:val="-9"/>
          </w:rPr>
          <w:t xml:space="preserve"> </w:t>
        </w:r>
        <w:r>
          <w:t>desenvolvimento</w:t>
        </w:r>
        <w:r>
          <w:rPr>
            <w:spacing w:val="-9"/>
          </w:rPr>
          <w:t xml:space="preserve"> </w:t>
        </w:r>
        <w:r>
          <w:t>da</w:t>
        </w:r>
        <w:r>
          <w:rPr>
            <w:spacing w:val="-8"/>
          </w:rPr>
          <w:t xml:space="preserve"> </w:t>
        </w:r>
        <w:r>
          <w:rPr>
            <w:spacing w:val="-2"/>
          </w:rPr>
          <w:t>pesquisa</w:t>
        </w:r>
      </w:hyperlink>
      <w:r>
        <w:tab/>
      </w:r>
      <w:r>
        <w:rPr>
          <w:spacing w:val="-5"/>
        </w:rPr>
        <w:t>26</w:t>
      </w:r>
    </w:p>
    <w:p w14:paraId="36D4FD03" w14:textId="77777777" w:rsidR="00036C99" w:rsidRDefault="00036C99">
      <w:pPr>
        <w:pStyle w:val="Corpodetexto"/>
        <w:sectPr w:rsidR="00036C99">
          <w:headerReference w:type="default" r:id="rId16"/>
          <w:pgSz w:w="11910" w:h="16840"/>
          <w:pgMar w:top="2020" w:right="992" w:bottom="280" w:left="1559" w:header="1710" w:footer="0" w:gutter="0"/>
          <w:cols w:space="720"/>
        </w:sectPr>
      </w:pPr>
    </w:p>
    <w:p w14:paraId="23FB1F4D" w14:textId="77777777" w:rsidR="00036C99" w:rsidRDefault="00036C99">
      <w:pPr>
        <w:pStyle w:val="Corpodetexto"/>
        <w:spacing w:before="4"/>
        <w:rPr>
          <w:sz w:val="17"/>
        </w:rPr>
      </w:pPr>
    </w:p>
    <w:p w14:paraId="73ECA430" w14:textId="1A372955" w:rsidR="00036C99" w:rsidRPr="006B49C6" w:rsidRDefault="00996DB0">
      <w:pPr>
        <w:pStyle w:val="Corpodetexto"/>
        <w:rPr>
          <w:sz w:val="40"/>
          <w:szCs w:val="40"/>
        </w:rPr>
        <w:sectPr w:rsidR="00036C99" w:rsidRPr="006B49C6">
          <w:headerReference w:type="default" r:id="rId17"/>
          <w:pgSz w:w="11910" w:h="16840"/>
          <w:pgMar w:top="1920" w:right="992" w:bottom="280" w:left="1559" w:header="0" w:footer="0" w:gutter="0"/>
          <w:cols w:space="720"/>
        </w:sectPr>
      </w:pPr>
      <w:ins w:id="7" w:author="license222" w:date="2026-09-11T15:17:00Z" w16du:dateUtc="2026-09-11T18:17:00Z">
        <w:r w:rsidRPr="006B49C6">
          <w:rPr>
            <w:sz w:val="40"/>
            <w:szCs w:val="40"/>
          </w:rPr>
          <w:t>Porque essa folha está em branco?</w:t>
        </w:r>
      </w:ins>
    </w:p>
    <w:p w14:paraId="5863AFC2" w14:textId="77777777" w:rsidR="00036C99" w:rsidRDefault="00036C99">
      <w:pPr>
        <w:pStyle w:val="Corpodetexto"/>
        <w:spacing w:before="165"/>
      </w:pPr>
    </w:p>
    <w:p w14:paraId="035A9C18" w14:textId="77777777" w:rsidR="00036C99" w:rsidRDefault="004767C7">
      <w:pPr>
        <w:pStyle w:val="PargrafodaLista"/>
        <w:numPr>
          <w:ilvl w:val="0"/>
          <w:numId w:val="2"/>
        </w:numPr>
        <w:tabs>
          <w:tab w:val="left" w:pos="420"/>
        </w:tabs>
        <w:ind w:hanging="298"/>
        <w:rPr>
          <w:b/>
          <w:sz w:val="24"/>
        </w:rPr>
      </w:pPr>
      <w:bookmarkStart w:id="8" w:name="Introdução"/>
      <w:bookmarkEnd w:id="8"/>
      <w:r>
        <w:rPr>
          <w:b/>
          <w:spacing w:val="-2"/>
          <w:sz w:val="24"/>
        </w:rPr>
        <w:t>INTRODUÇÃO</w:t>
      </w:r>
    </w:p>
    <w:p w14:paraId="4622E670" w14:textId="77777777" w:rsidR="00036C99" w:rsidRDefault="00036C99">
      <w:pPr>
        <w:pStyle w:val="Corpodetexto"/>
        <w:spacing w:before="171"/>
        <w:rPr>
          <w:b/>
        </w:rPr>
      </w:pPr>
    </w:p>
    <w:p w14:paraId="43EF267C" w14:textId="77777777" w:rsidR="00036C99" w:rsidRDefault="004767C7">
      <w:pPr>
        <w:pStyle w:val="Ttulo1"/>
        <w:numPr>
          <w:ilvl w:val="1"/>
          <w:numId w:val="2"/>
        </w:numPr>
        <w:tabs>
          <w:tab w:val="left" w:pos="659"/>
        </w:tabs>
        <w:ind w:left="659" w:hanging="537"/>
      </w:pPr>
      <w:bookmarkStart w:id="9" w:name="Contextualização_do_Problema"/>
      <w:bookmarkEnd w:id="9"/>
      <w:r>
        <w:t>Contextualização</w:t>
      </w:r>
      <w:r>
        <w:rPr>
          <w:spacing w:val="-12"/>
        </w:rPr>
        <w:t xml:space="preserve"> </w:t>
      </w:r>
      <w:r>
        <w:t>do</w:t>
      </w:r>
      <w:r>
        <w:rPr>
          <w:spacing w:val="-11"/>
        </w:rPr>
        <w:t xml:space="preserve"> </w:t>
      </w:r>
      <w:r>
        <w:rPr>
          <w:spacing w:val="-2"/>
        </w:rPr>
        <w:t>Problema</w:t>
      </w:r>
    </w:p>
    <w:p w14:paraId="48A44E0B" w14:textId="77777777" w:rsidR="00036C99" w:rsidRDefault="00036C99">
      <w:pPr>
        <w:pStyle w:val="Corpodetexto"/>
        <w:spacing w:before="170"/>
        <w:rPr>
          <w:b/>
        </w:rPr>
      </w:pPr>
    </w:p>
    <w:p w14:paraId="6252E485" w14:textId="2C979CC4" w:rsidR="00036C99" w:rsidRDefault="004767C7">
      <w:pPr>
        <w:pStyle w:val="Corpodetexto"/>
        <w:spacing w:line="376" w:lineRule="auto"/>
        <w:ind w:left="131" w:right="111" w:firstLine="1142"/>
        <w:jc w:val="both"/>
      </w:pPr>
      <w:r>
        <w:t>Gradualmente, à medida que as organizações são inseridas em um cenário mais complexo</w:t>
      </w:r>
      <w:ins w:id="10" w:author="license222" w:date="2026-09-17T20:01:00Z" w16du:dateUtc="2026-09-17T23:01:00Z">
        <w:r w:rsidR="00D5054E">
          <w:t xml:space="preserve"> em relação a que?</w:t>
        </w:r>
      </w:ins>
      <w:r>
        <w:t>, requerem um maior nível de estratégia e planejamento (</w:t>
      </w:r>
      <w:commentRangeStart w:id="11"/>
      <w:r>
        <w:t>B</w:t>
      </w:r>
      <w:hyperlink w:anchor="_bookmark9" w:history="1">
        <w:r>
          <w:t>ALLOU,</w:t>
        </w:r>
      </w:hyperlink>
      <w:r>
        <w:t xml:space="preserve"> </w:t>
      </w:r>
      <w:hyperlink w:anchor="_bookmark9" w:history="1">
        <w:r>
          <w:t>2006).</w:t>
        </w:r>
      </w:hyperlink>
      <w:commentRangeEnd w:id="11"/>
      <w:r w:rsidR="00000B60">
        <w:rPr>
          <w:rStyle w:val="Refdecomentrio"/>
          <w:sz w:val="24"/>
          <w:szCs w:val="24"/>
        </w:rPr>
        <w:commentReference w:id="11"/>
      </w:r>
      <w:r>
        <w:t xml:space="preserve"> O autor também</w:t>
      </w:r>
      <w:r>
        <w:rPr>
          <w:spacing w:val="-15"/>
        </w:rPr>
        <w:t xml:space="preserve"> </w:t>
      </w:r>
      <w:r>
        <w:t>ressalta</w:t>
      </w:r>
      <w:r>
        <w:rPr>
          <w:spacing w:val="-15"/>
        </w:rPr>
        <w:t xml:space="preserve"> </w:t>
      </w:r>
      <w:r>
        <w:t>que</w:t>
      </w:r>
      <w:r>
        <w:rPr>
          <w:spacing w:val="-15"/>
        </w:rPr>
        <w:t xml:space="preserve"> </w:t>
      </w:r>
      <w:r>
        <w:t>os</w:t>
      </w:r>
      <w:r>
        <w:rPr>
          <w:spacing w:val="-15"/>
        </w:rPr>
        <w:t xml:space="preserve"> </w:t>
      </w:r>
      <w:r>
        <w:t>processos</w:t>
      </w:r>
      <w:r>
        <w:rPr>
          <w:spacing w:val="-15"/>
        </w:rPr>
        <w:t xml:space="preserve"> </w:t>
      </w:r>
      <w:r>
        <w:t>de</w:t>
      </w:r>
      <w:r>
        <w:rPr>
          <w:spacing w:val="-15"/>
        </w:rPr>
        <w:t xml:space="preserve"> </w:t>
      </w:r>
      <w:r>
        <w:t>transporte</w:t>
      </w:r>
      <w:r>
        <w:rPr>
          <w:spacing w:val="-15"/>
        </w:rPr>
        <w:t xml:space="preserve"> </w:t>
      </w:r>
      <w:r>
        <w:t>de</w:t>
      </w:r>
      <w:r>
        <w:rPr>
          <w:spacing w:val="-15"/>
        </w:rPr>
        <w:t xml:space="preserve"> </w:t>
      </w:r>
      <w:r>
        <w:t>uma</w:t>
      </w:r>
      <w:r>
        <w:rPr>
          <w:spacing w:val="-15"/>
        </w:rPr>
        <w:t xml:space="preserve"> </w:t>
      </w:r>
      <w:r>
        <w:t>organização</w:t>
      </w:r>
      <w:r>
        <w:rPr>
          <w:spacing w:val="-15"/>
        </w:rPr>
        <w:t xml:space="preserve"> </w:t>
      </w:r>
      <w:r>
        <w:t>são</w:t>
      </w:r>
      <w:r>
        <w:rPr>
          <w:spacing w:val="-15"/>
        </w:rPr>
        <w:t xml:space="preserve"> </w:t>
      </w:r>
      <w:r>
        <w:t>um</w:t>
      </w:r>
      <w:r>
        <w:rPr>
          <w:spacing w:val="-15"/>
        </w:rPr>
        <w:t xml:space="preserve"> </w:t>
      </w:r>
      <w:r>
        <w:t>ponto</w:t>
      </w:r>
      <w:r>
        <w:rPr>
          <w:spacing w:val="-15"/>
        </w:rPr>
        <w:t xml:space="preserve"> </w:t>
      </w:r>
      <w:r>
        <w:t>relevante</w:t>
      </w:r>
      <w:r>
        <w:rPr>
          <w:spacing w:val="-15"/>
        </w:rPr>
        <w:t xml:space="preserve"> </w:t>
      </w:r>
      <w:r>
        <w:t>a</w:t>
      </w:r>
      <w:r>
        <w:rPr>
          <w:spacing w:val="-15"/>
        </w:rPr>
        <w:t xml:space="preserve"> </w:t>
      </w:r>
      <w:r>
        <w:t>ser considerado</w:t>
      </w:r>
      <w:r>
        <w:rPr>
          <w:spacing w:val="-1"/>
        </w:rPr>
        <w:t xml:space="preserve"> </w:t>
      </w:r>
      <w:r>
        <w:t>nas</w:t>
      </w:r>
      <w:r>
        <w:rPr>
          <w:spacing w:val="-1"/>
        </w:rPr>
        <w:t xml:space="preserve"> </w:t>
      </w:r>
      <w:r>
        <w:t>tomadas</w:t>
      </w:r>
      <w:r>
        <w:rPr>
          <w:spacing w:val="-1"/>
        </w:rPr>
        <w:t xml:space="preserve"> </w:t>
      </w:r>
      <w:r>
        <w:t>de</w:t>
      </w:r>
      <w:r>
        <w:rPr>
          <w:spacing w:val="-1"/>
        </w:rPr>
        <w:t xml:space="preserve"> </w:t>
      </w:r>
      <w:r>
        <w:t>decisões,</w:t>
      </w:r>
      <w:r>
        <w:rPr>
          <w:spacing w:val="-1"/>
        </w:rPr>
        <w:t xml:space="preserve"> </w:t>
      </w:r>
      <w:r>
        <w:t>visto</w:t>
      </w:r>
      <w:r>
        <w:rPr>
          <w:spacing w:val="-1"/>
        </w:rPr>
        <w:t xml:space="preserve"> </w:t>
      </w:r>
      <w:r>
        <w:t>que</w:t>
      </w:r>
      <w:r>
        <w:rPr>
          <w:spacing w:val="-1"/>
        </w:rPr>
        <w:t xml:space="preserve"> </w:t>
      </w:r>
      <w:r>
        <w:t>cerca</w:t>
      </w:r>
      <w:r>
        <w:rPr>
          <w:spacing w:val="-1"/>
        </w:rPr>
        <w:t xml:space="preserve"> </w:t>
      </w:r>
      <w:r>
        <w:t>de</w:t>
      </w:r>
      <w:r>
        <w:rPr>
          <w:spacing w:val="-1"/>
        </w:rPr>
        <w:t xml:space="preserve"> </w:t>
      </w:r>
      <w:r>
        <w:t>30%</w:t>
      </w:r>
      <w:r>
        <w:rPr>
          <w:spacing w:val="-1"/>
        </w:rPr>
        <w:t xml:space="preserve"> </w:t>
      </w:r>
      <w:r>
        <w:t>a</w:t>
      </w:r>
      <w:r>
        <w:rPr>
          <w:spacing w:val="-1"/>
        </w:rPr>
        <w:t xml:space="preserve"> </w:t>
      </w:r>
      <w:r>
        <w:t>50%</w:t>
      </w:r>
      <w:r>
        <w:rPr>
          <w:spacing w:val="-1"/>
        </w:rPr>
        <w:t xml:space="preserve"> </w:t>
      </w:r>
      <w:r>
        <w:t>dos</w:t>
      </w:r>
      <w:r>
        <w:rPr>
          <w:spacing w:val="-1"/>
        </w:rPr>
        <w:t xml:space="preserve"> </w:t>
      </w:r>
      <w:r>
        <w:t>custos</w:t>
      </w:r>
      <w:r>
        <w:rPr>
          <w:spacing w:val="-1"/>
        </w:rPr>
        <w:t xml:space="preserve"> </w:t>
      </w:r>
      <w:r>
        <w:t>são</w:t>
      </w:r>
      <w:r>
        <w:rPr>
          <w:spacing w:val="-1"/>
        </w:rPr>
        <w:t xml:space="preserve"> </w:t>
      </w:r>
      <w:r>
        <w:t>destinados aos transportes.</w:t>
      </w:r>
      <w:r>
        <w:rPr>
          <w:spacing w:val="40"/>
        </w:rPr>
        <w:t xml:space="preserve"> </w:t>
      </w:r>
      <w:r>
        <w:t>Do ponto de vista da pesquisa, destaca-se o Problema de Roteamento de Veículos</w:t>
      </w:r>
      <w:r>
        <w:rPr>
          <w:spacing w:val="-11"/>
        </w:rPr>
        <w:t xml:space="preserve"> </w:t>
      </w:r>
      <w:r>
        <w:t>(PRV),</w:t>
      </w:r>
      <w:r>
        <w:rPr>
          <w:spacing w:val="-11"/>
        </w:rPr>
        <w:t xml:space="preserve"> </w:t>
      </w:r>
      <w:r>
        <w:t>o</w:t>
      </w:r>
      <w:r>
        <w:rPr>
          <w:spacing w:val="-11"/>
        </w:rPr>
        <w:t xml:space="preserve"> </w:t>
      </w:r>
      <w:r>
        <w:t>qual</w:t>
      </w:r>
      <w:r>
        <w:rPr>
          <w:spacing w:val="-11"/>
        </w:rPr>
        <w:t xml:space="preserve"> </w:t>
      </w:r>
      <w:r>
        <w:t>ressalta</w:t>
      </w:r>
      <w:r>
        <w:rPr>
          <w:spacing w:val="-11"/>
        </w:rPr>
        <w:t xml:space="preserve"> </w:t>
      </w:r>
      <w:r>
        <w:t>a</w:t>
      </w:r>
      <w:r>
        <w:rPr>
          <w:spacing w:val="-11"/>
        </w:rPr>
        <w:t xml:space="preserve"> </w:t>
      </w:r>
      <w:r>
        <w:t>proposição</w:t>
      </w:r>
      <w:r>
        <w:rPr>
          <w:spacing w:val="-11"/>
        </w:rPr>
        <w:t xml:space="preserve"> </w:t>
      </w:r>
      <w:r>
        <w:t>de</w:t>
      </w:r>
      <w:r>
        <w:rPr>
          <w:spacing w:val="-11"/>
        </w:rPr>
        <w:t xml:space="preserve"> </w:t>
      </w:r>
      <w:r>
        <w:t>um</w:t>
      </w:r>
      <w:r>
        <w:rPr>
          <w:spacing w:val="-11"/>
        </w:rPr>
        <w:t xml:space="preserve"> </w:t>
      </w:r>
      <w:r>
        <w:t>conjunto</w:t>
      </w:r>
      <w:r>
        <w:rPr>
          <w:spacing w:val="-11"/>
        </w:rPr>
        <w:t xml:space="preserve"> </w:t>
      </w:r>
      <w:r>
        <w:t>de</w:t>
      </w:r>
      <w:r>
        <w:rPr>
          <w:spacing w:val="-11"/>
        </w:rPr>
        <w:t xml:space="preserve"> </w:t>
      </w:r>
      <w:r>
        <w:t>rotas,</w:t>
      </w:r>
      <w:r>
        <w:rPr>
          <w:spacing w:val="-11"/>
        </w:rPr>
        <w:t xml:space="preserve"> </w:t>
      </w:r>
      <w:r>
        <w:t>levando</w:t>
      </w:r>
      <w:r>
        <w:rPr>
          <w:spacing w:val="-11"/>
        </w:rPr>
        <w:t xml:space="preserve"> </w:t>
      </w:r>
      <w:r>
        <w:t>em</w:t>
      </w:r>
      <w:r>
        <w:rPr>
          <w:spacing w:val="-11"/>
        </w:rPr>
        <w:t xml:space="preserve"> </w:t>
      </w:r>
      <w:r>
        <w:t>consideração as</w:t>
      </w:r>
      <w:r>
        <w:rPr>
          <w:spacing w:val="-3"/>
        </w:rPr>
        <w:t xml:space="preserve"> </w:t>
      </w:r>
      <w:r>
        <w:t>variações</w:t>
      </w:r>
      <w:r>
        <w:rPr>
          <w:spacing w:val="-3"/>
        </w:rPr>
        <w:t xml:space="preserve"> </w:t>
      </w:r>
      <w:r>
        <w:t>de</w:t>
      </w:r>
      <w:r>
        <w:rPr>
          <w:spacing w:val="-3"/>
        </w:rPr>
        <w:t xml:space="preserve"> </w:t>
      </w:r>
      <w:r>
        <w:t>restrições</w:t>
      </w:r>
      <w:r>
        <w:rPr>
          <w:spacing w:val="-3"/>
        </w:rPr>
        <w:t xml:space="preserve"> </w:t>
      </w:r>
      <w:r>
        <w:t>que</w:t>
      </w:r>
      <w:r>
        <w:rPr>
          <w:spacing w:val="-3"/>
        </w:rPr>
        <w:t xml:space="preserve"> </w:t>
      </w:r>
      <w:r>
        <w:t>podem</w:t>
      </w:r>
      <w:r>
        <w:rPr>
          <w:spacing w:val="-3"/>
        </w:rPr>
        <w:t xml:space="preserve"> </w:t>
      </w:r>
      <w:r>
        <w:t>vir</w:t>
      </w:r>
      <w:r>
        <w:rPr>
          <w:spacing w:val="-3"/>
        </w:rPr>
        <w:t xml:space="preserve"> </w:t>
      </w:r>
      <w:r>
        <w:t>a</w:t>
      </w:r>
      <w:r>
        <w:rPr>
          <w:spacing w:val="-3"/>
        </w:rPr>
        <w:t xml:space="preserve"> </w:t>
      </w:r>
      <w:r>
        <w:t>existir</w:t>
      </w:r>
      <w:r>
        <w:rPr>
          <w:spacing w:val="-3"/>
        </w:rPr>
        <w:t xml:space="preserve"> </w:t>
      </w:r>
      <w:r>
        <w:t>(T</w:t>
      </w:r>
      <w:hyperlink w:anchor="_bookmark41" w:history="1">
        <w:r>
          <w:t>OTH;</w:t>
        </w:r>
        <w:r>
          <w:rPr>
            <w:spacing w:val="-3"/>
          </w:rPr>
          <w:t xml:space="preserve"> </w:t>
        </w:r>
        <w:r>
          <w:t>VIGO,</w:t>
        </w:r>
      </w:hyperlink>
      <w:r>
        <w:rPr>
          <w:spacing w:val="-3"/>
        </w:rPr>
        <w:t xml:space="preserve"> </w:t>
      </w:r>
      <w:hyperlink w:anchor="_bookmark41" w:history="1">
        <w:r>
          <w:t>2014).</w:t>
        </w:r>
      </w:hyperlink>
      <w:r>
        <w:t xml:space="preserve"> O</w:t>
      </w:r>
      <w:r>
        <w:rPr>
          <w:spacing w:val="-3"/>
        </w:rPr>
        <w:t xml:space="preserve"> </w:t>
      </w:r>
      <w:r>
        <w:t>autor</w:t>
      </w:r>
      <w:r>
        <w:rPr>
          <w:spacing w:val="-3"/>
        </w:rPr>
        <w:t xml:space="preserve"> </w:t>
      </w:r>
      <w:r>
        <w:t>ainda</w:t>
      </w:r>
      <w:r>
        <w:rPr>
          <w:spacing w:val="-3"/>
        </w:rPr>
        <w:t xml:space="preserve"> </w:t>
      </w:r>
      <w:r>
        <w:t>ressalta que dentro dessas restrições, podem-se considerar aspectos como a capacidade dos veículos, frotas</w:t>
      </w:r>
      <w:r>
        <w:rPr>
          <w:spacing w:val="-15"/>
        </w:rPr>
        <w:t xml:space="preserve"> </w:t>
      </w:r>
      <w:r>
        <w:t>heterogêneas</w:t>
      </w:r>
      <w:r>
        <w:rPr>
          <w:spacing w:val="-15"/>
        </w:rPr>
        <w:t xml:space="preserve"> </w:t>
      </w:r>
      <w:r>
        <w:t>ou</w:t>
      </w:r>
      <w:r>
        <w:rPr>
          <w:spacing w:val="-15"/>
        </w:rPr>
        <w:t xml:space="preserve"> </w:t>
      </w:r>
      <w:r>
        <w:t>homogêneas,</w:t>
      </w:r>
      <w:r>
        <w:rPr>
          <w:spacing w:val="-15"/>
        </w:rPr>
        <w:t xml:space="preserve"> </w:t>
      </w:r>
      <w:r>
        <w:t>o</w:t>
      </w:r>
      <w:r>
        <w:rPr>
          <w:spacing w:val="-15"/>
        </w:rPr>
        <w:t xml:space="preserve"> </w:t>
      </w:r>
      <w:r>
        <w:t>tempo</w:t>
      </w:r>
      <w:r>
        <w:rPr>
          <w:spacing w:val="-15"/>
        </w:rPr>
        <w:t xml:space="preserve"> </w:t>
      </w:r>
      <w:r>
        <w:t>em</w:t>
      </w:r>
      <w:r>
        <w:rPr>
          <w:spacing w:val="-15"/>
        </w:rPr>
        <w:t xml:space="preserve"> </w:t>
      </w:r>
      <w:r>
        <w:t>que</w:t>
      </w:r>
      <w:r>
        <w:rPr>
          <w:spacing w:val="-15"/>
        </w:rPr>
        <w:t xml:space="preserve"> </w:t>
      </w:r>
      <w:r>
        <w:t>as</w:t>
      </w:r>
      <w:r>
        <w:rPr>
          <w:spacing w:val="-15"/>
        </w:rPr>
        <w:t xml:space="preserve"> </w:t>
      </w:r>
      <w:r>
        <w:t>rotas</w:t>
      </w:r>
      <w:r>
        <w:rPr>
          <w:spacing w:val="-15"/>
        </w:rPr>
        <w:t xml:space="preserve"> </w:t>
      </w:r>
      <w:r>
        <w:t>necessitam</w:t>
      </w:r>
      <w:r>
        <w:rPr>
          <w:spacing w:val="-15"/>
        </w:rPr>
        <w:t xml:space="preserve"> </w:t>
      </w:r>
      <w:r>
        <w:t>ser</w:t>
      </w:r>
      <w:r>
        <w:rPr>
          <w:spacing w:val="-15"/>
        </w:rPr>
        <w:t xml:space="preserve"> </w:t>
      </w:r>
      <w:r>
        <w:t>realizadas</w:t>
      </w:r>
      <w:r>
        <w:rPr>
          <w:spacing w:val="-15"/>
        </w:rPr>
        <w:t xml:space="preserve"> </w:t>
      </w:r>
      <w:r>
        <w:t>dentro</w:t>
      </w:r>
      <w:r>
        <w:rPr>
          <w:spacing w:val="-15"/>
        </w:rPr>
        <w:t xml:space="preserve"> </w:t>
      </w:r>
      <w:r>
        <w:t>de um determinado período, os custos, entre outros pontos.</w:t>
      </w:r>
    </w:p>
    <w:p w14:paraId="2115AB12" w14:textId="631E4798" w:rsidR="00036C99" w:rsidRDefault="004767C7">
      <w:pPr>
        <w:pStyle w:val="Corpodetexto"/>
        <w:spacing w:before="1" w:line="376" w:lineRule="auto"/>
        <w:ind w:left="140" w:right="141" w:firstLine="1133"/>
        <w:jc w:val="both"/>
      </w:pPr>
      <w:r>
        <w:t>Dentro</w:t>
      </w:r>
      <w:r>
        <w:rPr>
          <w:spacing w:val="-8"/>
        </w:rPr>
        <w:t xml:space="preserve"> </w:t>
      </w:r>
      <w:r>
        <w:t>deste</w:t>
      </w:r>
      <w:r>
        <w:rPr>
          <w:spacing w:val="-8"/>
        </w:rPr>
        <w:t xml:space="preserve"> </w:t>
      </w:r>
      <w:r>
        <w:t>contexto,</w:t>
      </w:r>
      <w:r>
        <w:rPr>
          <w:spacing w:val="-8"/>
        </w:rPr>
        <w:t xml:space="preserve"> </w:t>
      </w:r>
      <w:hyperlink w:anchor="_bookmark18" w:history="1">
        <w:r>
          <w:t>Desaulniers</w:t>
        </w:r>
        <w:r>
          <w:rPr>
            <w:spacing w:val="-8"/>
          </w:rPr>
          <w:t xml:space="preserve"> </w:t>
        </w:r>
        <w:r>
          <w:rPr>
            <w:i/>
          </w:rPr>
          <w:t>et</w:t>
        </w:r>
        <w:r>
          <w:rPr>
            <w:i/>
            <w:spacing w:val="-8"/>
          </w:rPr>
          <w:t xml:space="preserve"> </w:t>
        </w:r>
        <w:r>
          <w:rPr>
            <w:i/>
          </w:rPr>
          <w:t>al.</w:t>
        </w:r>
      </w:hyperlink>
      <w:r>
        <w:rPr>
          <w:i/>
          <w:spacing w:val="-8"/>
        </w:rPr>
        <w:t xml:space="preserve"> </w:t>
      </w:r>
      <w:hyperlink w:anchor="_bookmark18" w:history="1">
        <w:r>
          <w:t>(1998)</w:t>
        </w:r>
      </w:hyperlink>
      <w:r>
        <w:rPr>
          <w:spacing w:val="-8"/>
        </w:rPr>
        <w:t xml:space="preserve"> </w:t>
      </w:r>
      <w:r>
        <w:t>menciona,</w:t>
      </w:r>
      <w:r>
        <w:rPr>
          <w:spacing w:val="-8"/>
        </w:rPr>
        <w:t xml:space="preserve"> </w:t>
      </w:r>
      <w:r>
        <w:t>em</w:t>
      </w:r>
      <w:r>
        <w:rPr>
          <w:spacing w:val="-8"/>
        </w:rPr>
        <w:t xml:space="preserve"> </w:t>
      </w:r>
      <w:r>
        <w:t>seu</w:t>
      </w:r>
      <w:r>
        <w:rPr>
          <w:spacing w:val="-8"/>
        </w:rPr>
        <w:t xml:space="preserve"> </w:t>
      </w:r>
      <w:r>
        <w:t>trabalho</w:t>
      </w:r>
      <w:r>
        <w:rPr>
          <w:spacing w:val="-8"/>
        </w:rPr>
        <w:t xml:space="preserve"> </w:t>
      </w:r>
      <w:r>
        <w:t>sobre</w:t>
      </w:r>
      <w:r>
        <w:rPr>
          <w:spacing w:val="-8"/>
        </w:rPr>
        <w:t xml:space="preserve"> </w:t>
      </w:r>
      <w:r>
        <w:t>o Problema de Roteamento de Veículos</w:t>
      </w:r>
      <w:ins w:id="12" w:author="license222" w:date="2026-09-11T15:34:00Z" w16du:dateUtc="2026-09-11T18:34:00Z">
        <w:r w:rsidR="00BF65B4">
          <w:t xml:space="preserve"> utilizar a</w:t>
        </w:r>
      </w:ins>
      <w:ins w:id="13" w:author="license222" w:date="2026-09-11T15:35:00Z" w16du:dateUtc="2026-09-11T18:35:00Z">
        <w:r w:rsidR="00BF65B4">
          <w:t xml:space="preserve"> sigla</w:t>
        </w:r>
      </w:ins>
      <w:ins w:id="14" w:author="license222" w:date="2026-09-11T15:34:00Z" w16du:dateUtc="2026-09-11T18:34:00Z">
        <w:r w:rsidR="00BF65B4">
          <w:t xml:space="preserve"> PRV</w:t>
        </w:r>
      </w:ins>
      <w:ins w:id="15" w:author="license222" w:date="2026-09-11T15:35:00Z" w16du:dateUtc="2026-09-11T18:35:00Z">
        <w:r w:rsidR="00BF65B4">
          <w:t xml:space="preserve"> definida anteriormente</w:t>
        </w:r>
      </w:ins>
      <w:r>
        <w:t>, aspectos como tripulantes e janelas de tempo, além de apresentar</w:t>
      </w:r>
      <w:r>
        <w:rPr>
          <w:spacing w:val="-15"/>
        </w:rPr>
        <w:t xml:space="preserve"> </w:t>
      </w:r>
      <w:r>
        <w:t>modelagens</w:t>
      </w:r>
      <w:ins w:id="16" w:author="license222" w:date="2026-09-11T15:36:00Z" w16du:dateUtc="2026-09-11T18:36:00Z">
        <w:r w:rsidR="000F6ADA">
          <w:t xml:space="preserve"> (quais modelagens?)</w:t>
        </w:r>
      </w:ins>
      <w:r>
        <w:rPr>
          <w:spacing w:val="-15"/>
        </w:rPr>
        <w:t xml:space="preserve"> </w:t>
      </w:r>
      <w:r>
        <w:t>para</w:t>
      </w:r>
      <w:r>
        <w:rPr>
          <w:spacing w:val="-15"/>
        </w:rPr>
        <w:t xml:space="preserve"> </w:t>
      </w:r>
      <w:r>
        <w:t>resolver</w:t>
      </w:r>
      <w:r>
        <w:rPr>
          <w:spacing w:val="-15"/>
        </w:rPr>
        <w:t xml:space="preserve"> </w:t>
      </w:r>
      <w:r>
        <w:t>esses</w:t>
      </w:r>
      <w:r>
        <w:rPr>
          <w:spacing w:val="-15"/>
        </w:rPr>
        <w:t xml:space="preserve"> </w:t>
      </w:r>
      <w:r>
        <w:t>problemas.</w:t>
      </w:r>
      <w:r>
        <w:rPr>
          <w:spacing w:val="-15"/>
        </w:rPr>
        <w:t xml:space="preserve"> </w:t>
      </w:r>
      <w:ins w:id="17" w:author="license222" w:date="2026-09-18T10:01:00Z" w16du:dateUtc="2026-09-18T13:01:00Z">
        <w:r w:rsidR="00BE6CFE">
          <w:rPr>
            <w:spacing w:val="-15"/>
          </w:rPr>
          <w:t xml:space="preserve"> Melhorar conexão entre as frases. </w:t>
        </w:r>
      </w:ins>
      <w:r>
        <w:t>Desenvolvendo</w:t>
      </w:r>
      <w:r>
        <w:rPr>
          <w:spacing w:val="-15"/>
        </w:rPr>
        <w:t xml:space="preserve"> </w:t>
      </w:r>
      <w:r>
        <w:t>ainda,</w:t>
      </w:r>
      <w:r>
        <w:rPr>
          <w:spacing w:val="-15"/>
        </w:rPr>
        <w:t xml:space="preserve"> </w:t>
      </w:r>
      <w:r>
        <w:t>em</w:t>
      </w:r>
      <w:r>
        <w:rPr>
          <w:spacing w:val="-15"/>
        </w:rPr>
        <w:t xml:space="preserve"> </w:t>
      </w:r>
      <w:r>
        <w:t>seus</w:t>
      </w:r>
      <w:r>
        <w:rPr>
          <w:spacing w:val="-15"/>
        </w:rPr>
        <w:t xml:space="preserve"> </w:t>
      </w:r>
      <w:r>
        <w:t>estudos,</w:t>
      </w:r>
      <w:r>
        <w:rPr>
          <w:spacing w:val="-15"/>
        </w:rPr>
        <w:t xml:space="preserve"> </w:t>
      </w:r>
      <w:r>
        <w:t xml:space="preserve">o </w:t>
      </w:r>
      <w:r>
        <w:rPr>
          <w:spacing w:val="-6"/>
        </w:rPr>
        <w:t>Problema de Roteamento de Veículos com Janelas de Tempo (RVJT) e suas extensões,</w:t>
      </w:r>
      <w:r>
        <w:t xml:space="preserve"> </w:t>
      </w:r>
      <w:r>
        <w:rPr>
          <w:spacing w:val="-6"/>
        </w:rPr>
        <w:t xml:space="preserve">envolvendo </w:t>
      </w:r>
      <w:r>
        <w:t>coleta e entrega em determinado tempo, restrições de precedência e funções objetivas.</w:t>
      </w:r>
    </w:p>
    <w:p w14:paraId="57508277" w14:textId="25D68577" w:rsidR="00036C99" w:rsidRDefault="004767C7">
      <w:pPr>
        <w:pStyle w:val="Corpodetexto"/>
        <w:spacing w:line="376" w:lineRule="auto"/>
        <w:ind w:left="140" w:right="101" w:firstLine="1133"/>
        <w:jc w:val="both"/>
      </w:pPr>
      <w:r>
        <w:t>A aplicação dos modelos de roteirização vem se destacando</w:t>
      </w:r>
      <w:ins w:id="18" w:author="license222" w:date="2026-09-18T10:03:00Z" w16du:dateUtc="2026-09-18T13:03:00Z">
        <w:r w:rsidR="001E4711">
          <w:t>?????</w:t>
        </w:r>
      </w:ins>
      <w:r>
        <w:t xml:space="preserve">, </w:t>
      </w:r>
      <w:del w:id="19" w:author="license222" w:date="2026-09-18T10:02:00Z" w16du:dateUtc="2026-09-18T13:02:00Z">
        <w:r w:rsidDel="004950B3">
          <w:delText>desta maneira</w:delText>
        </w:r>
      </w:del>
      <w:r>
        <w:t xml:space="preserve"> consti-tuindo uma abordagem aplicada em rotas de transporte de tripulantes, como apresentado por </w:t>
      </w:r>
      <w:hyperlink w:anchor="_bookmark29" w:history="1">
        <w:r>
          <w:t>Ilabaca</w:t>
        </w:r>
        <w:r>
          <w:rPr>
            <w:spacing w:val="-10"/>
          </w:rPr>
          <w:t xml:space="preserve"> </w:t>
        </w:r>
        <w:r>
          <w:rPr>
            <w:i/>
          </w:rPr>
          <w:t>et</w:t>
        </w:r>
        <w:r>
          <w:rPr>
            <w:i/>
            <w:spacing w:val="-11"/>
          </w:rPr>
          <w:t xml:space="preserve"> </w:t>
        </w:r>
        <w:r>
          <w:rPr>
            <w:i/>
          </w:rPr>
          <w:t>al.</w:t>
        </w:r>
      </w:hyperlink>
      <w:r>
        <w:rPr>
          <w:i/>
          <w:spacing w:val="-10"/>
        </w:rPr>
        <w:t xml:space="preserve"> </w:t>
      </w:r>
      <w:hyperlink w:anchor="_bookmark29" w:history="1">
        <w:r>
          <w:t>(2025),</w:t>
        </w:r>
      </w:hyperlink>
      <w:r>
        <w:rPr>
          <w:spacing w:val="-10"/>
        </w:rPr>
        <w:t xml:space="preserve"> </w:t>
      </w:r>
      <w:r>
        <w:t>em</w:t>
      </w:r>
      <w:r>
        <w:rPr>
          <w:spacing w:val="-10"/>
        </w:rPr>
        <w:t xml:space="preserve"> </w:t>
      </w:r>
      <w:r>
        <w:t>seu</w:t>
      </w:r>
      <w:r>
        <w:rPr>
          <w:spacing w:val="-10"/>
        </w:rPr>
        <w:t xml:space="preserve"> </w:t>
      </w:r>
      <w:r>
        <w:t>estudo</w:t>
      </w:r>
      <w:r>
        <w:rPr>
          <w:spacing w:val="-11"/>
        </w:rPr>
        <w:t xml:space="preserve"> </w:t>
      </w:r>
      <w:r>
        <w:t>de</w:t>
      </w:r>
      <w:r>
        <w:rPr>
          <w:spacing w:val="-10"/>
        </w:rPr>
        <w:t xml:space="preserve"> </w:t>
      </w:r>
      <w:r>
        <w:t>roteamento</w:t>
      </w:r>
      <w:r>
        <w:rPr>
          <w:spacing w:val="-10"/>
        </w:rPr>
        <w:t xml:space="preserve"> </w:t>
      </w:r>
      <w:r>
        <w:t>com</w:t>
      </w:r>
      <w:r>
        <w:rPr>
          <w:spacing w:val="-11"/>
        </w:rPr>
        <w:t xml:space="preserve"> </w:t>
      </w:r>
      <w:r>
        <w:t>tripulações</w:t>
      </w:r>
      <w:ins w:id="20" w:author="license222" w:date="2026-09-18T10:02:00Z" w16du:dateUtc="2026-09-18T13:02:00Z">
        <w:r w:rsidR="001C5954">
          <w:t xml:space="preserve"> Melhorar frase... está confusa e escrita de forma que não facilita a leitura...</w:t>
        </w:r>
      </w:ins>
      <w:r>
        <w:t>. Ressalta-se</w:t>
      </w:r>
      <w:r>
        <w:rPr>
          <w:spacing w:val="-11"/>
        </w:rPr>
        <w:t xml:space="preserve"> </w:t>
      </w:r>
      <w:r>
        <w:t>em</w:t>
      </w:r>
      <w:r>
        <w:rPr>
          <w:spacing w:val="-10"/>
        </w:rPr>
        <w:t xml:space="preserve"> </w:t>
      </w:r>
      <w:r>
        <w:t>seu</w:t>
      </w:r>
      <w:r>
        <w:rPr>
          <w:spacing w:val="-10"/>
        </w:rPr>
        <w:t xml:space="preserve"> </w:t>
      </w:r>
      <w:r>
        <w:t>estudo</w:t>
      </w:r>
      <w:r>
        <w:rPr>
          <w:spacing w:val="-10"/>
        </w:rPr>
        <w:t xml:space="preserve"> </w:t>
      </w:r>
      <w:r>
        <w:t xml:space="preserve">a </w:t>
      </w:r>
      <w:r>
        <w:rPr>
          <w:spacing w:val="-2"/>
        </w:rPr>
        <w:t>aplicação</w:t>
      </w:r>
      <w:r>
        <w:rPr>
          <w:spacing w:val="-13"/>
        </w:rPr>
        <w:t xml:space="preserve"> </w:t>
      </w:r>
      <w:r>
        <w:rPr>
          <w:spacing w:val="-2"/>
        </w:rPr>
        <w:t>de</w:t>
      </w:r>
      <w:r>
        <w:rPr>
          <w:spacing w:val="-13"/>
        </w:rPr>
        <w:t xml:space="preserve"> </w:t>
      </w:r>
      <w:r>
        <w:rPr>
          <w:spacing w:val="-2"/>
        </w:rPr>
        <w:t>técnicas</w:t>
      </w:r>
      <w:r>
        <w:rPr>
          <w:spacing w:val="-12"/>
        </w:rPr>
        <w:t xml:space="preserve"> </w:t>
      </w:r>
      <w:r>
        <w:rPr>
          <w:spacing w:val="-2"/>
        </w:rPr>
        <w:t>de</w:t>
      </w:r>
      <w:r>
        <w:rPr>
          <w:spacing w:val="-13"/>
        </w:rPr>
        <w:t xml:space="preserve"> </w:t>
      </w:r>
      <w:r>
        <w:rPr>
          <w:spacing w:val="-2"/>
        </w:rPr>
        <w:t>roteamento</w:t>
      </w:r>
      <w:r>
        <w:rPr>
          <w:spacing w:val="-13"/>
        </w:rPr>
        <w:t xml:space="preserve"> </w:t>
      </w:r>
      <w:del w:id="21" w:author="license222" w:date="2026-09-18T10:03:00Z" w16du:dateUtc="2026-09-18T13:03:00Z">
        <w:r w:rsidDel="00C75B55">
          <w:rPr>
            <w:spacing w:val="-2"/>
          </w:rPr>
          <w:delText>do</w:delText>
        </w:r>
        <w:r w:rsidDel="00C75B55">
          <w:rPr>
            <w:spacing w:val="-13"/>
          </w:rPr>
          <w:delText xml:space="preserve"> </w:delText>
        </w:r>
      </w:del>
      <w:ins w:id="22" w:author="license222" w:date="2026-09-18T10:03:00Z" w16du:dateUtc="2026-09-18T13:03:00Z">
        <w:r w:rsidR="00C75B55">
          <w:rPr>
            <w:spacing w:val="-2"/>
          </w:rPr>
          <w:t xml:space="preserve">desenvolvidas por </w:t>
        </w:r>
      </w:ins>
      <w:hyperlink w:anchor="_bookmark41" w:history="1">
        <w:r>
          <w:rPr>
            <w:spacing w:val="-2"/>
          </w:rPr>
          <w:t>Toth</w:t>
        </w:r>
        <w:r>
          <w:rPr>
            <w:spacing w:val="-13"/>
          </w:rPr>
          <w:t xml:space="preserve"> </w:t>
        </w:r>
        <w:r>
          <w:rPr>
            <w:spacing w:val="-2"/>
          </w:rPr>
          <w:t>e</w:t>
        </w:r>
        <w:r>
          <w:rPr>
            <w:spacing w:val="-13"/>
          </w:rPr>
          <w:t xml:space="preserve"> </w:t>
        </w:r>
        <w:r>
          <w:rPr>
            <w:spacing w:val="-2"/>
          </w:rPr>
          <w:t>Vigo</w:t>
        </w:r>
      </w:hyperlink>
      <w:r>
        <w:rPr>
          <w:spacing w:val="-13"/>
        </w:rPr>
        <w:t xml:space="preserve"> </w:t>
      </w:r>
      <w:hyperlink w:anchor="_bookmark41" w:history="1">
        <w:r>
          <w:rPr>
            <w:spacing w:val="-2"/>
          </w:rPr>
          <w:t>(2014)</w:t>
        </w:r>
      </w:hyperlink>
      <w:r>
        <w:rPr>
          <w:spacing w:val="-12"/>
        </w:rPr>
        <w:t xml:space="preserve"> </w:t>
      </w:r>
      <w:r>
        <w:rPr>
          <w:spacing w:val="-2"/>
        </w:rPr>
        <w:t>que</w:t>
      </w:r>
      <w:r>
        <w:rPr>
          <w:spacing w:val="-13"/>
        </w:rPr>
        <w:t xml:space="preserve"> </w:t>
      </w:r>
      <w:r>
        <w:rPr>
          <w:spacing w:val="-2"/>
        </w:rPr>
        <w:t>incorporam</w:t>
      </w:r>
      <w:r>
        <w:rPr>
          <w:spacing w:val="-13"/>
        </w:rPr>
        <w:t xml:space="preserve"> </w:t>
      </w:r>
      <w:r>
        <w:rPr>
          <w:spacing w:val="-2"/>
        </w:rPr>
        <w:t>restrições,</w:t>
      </w:r>
      <w:r>
        <w:rPr>
          <w:spacing w:val="-12"/>
        </w:rPr>
        <w:t xml:space="preserve"> </w:t>
      </w:r>
      <w:r>
        <w:rPr>
          <w:spacing w:val="-2"/>
        </w:rPr>
        <w:t>como</w:t>
      </w:r>
      <w:r>
        <w:rPr>
          <w:spacing w:val="-12"/>
        </w:rPr>
        <w:t xml:space="preserve"> </w:t>
      </w:r>
      <w:r>
        <w:rPr>
          <w:spacing w:val="-2"/>
        </w:rPr>
        <w:t>jane-</w:t>
      </w:r>
      <w:r>
        <w:t>las</w:t>
      </w:r>
      <w:r>
        <w:rPr>
          <w:spacing w:val="-5"/>
        </w:rPr>
        <w:t xml:space="preserve"> </w:t>
      </w:r>
      <w:r>
        <w:t>de</w:t>
      </w:r>
      <w:r>
        <w:rPr>
          <w:spacing w:val="-4"/>
        </w:rPr>
        <w:t xml:space="preserve"> </w:t>
      </w:r>
      <w:r>
        <w:t>tempo,</w:t>
      </w:r>
      <w:r>
        <w:rPr>
          <w:spacing w:val="-4"/>
        </w:rPr>
        <w:t xml:space="preserve"> </w:t>
      </w:r>
      <w:r>
        <w:t>deslocamentos</w:t>
      </w:r>
      <w:r>
        <w:rPr>
          <w:spacing w:val="-5"/>
        </w:rPr>
        <w:t xml:space="preserve"> </w:t>
      </w:r>
      <w:r>
        <w:t>e</w:t>
      </w:r>
      <w:r>
        <w:rPr>
          <w:spacing w:val="-5"/>
        </w:rPr>
        <w:t xml:space="preserve"> </w:t>
      </w:r>
      <w:r>
        <w:t>capacidade</w:t>
      </w:r>
      <w:r>
        <w:rPr>
          <w:spacing w:val="-5"/>
        </w:rPr>
        <w:t xml:space="preserve"> </w:t>
      </w:r>
      <w:r>
        <w:t>dos</w:t>
      </w:r>
      <w:r>
        <w:rPr>
          <w:spacing w:val="-4"/>
        </w:rPr>
        <w:t xml:space="preserve"> </w:t>
      </w:r>
      <w:r>
        <w:t>veículos,</w:t>
      </w:r>
      <w:del w:id="23" w:author="license222" w:date="2026-09-18T10:04:00Z" w16du:dateUtc="2026-09-18T13:04:00Z">
        <w:r w:rsidDel="0034291C">
          <w:rPr>
            <w:spacing w:val="-5"/>
          </w:rPr>
          <w:delText xml:space="preserve"> </w:delText>
        </w:r>
        <w:r w:rsidDel="0034291C">
          <w:delText>de</w:delText>
        </w:r>
        <w:r w:rsidDel="0034291C">
          <w:rPr>
            <w:spacing w:val="-5"/>
          </w:rPr>
          <w:delText xml:space="preserve"> </w:delText>
        </w:r>
        <w:r w:rsidDel="0034291C">
          <w:delText>acordo</w:delText>
        </w:r>
        <w:r w:rsidDel="0034291C">
          <w:rPr>
            <w:spacing w:val="-5"/>
          </w:rPr>
          <w:delText xml:space="preserve"> </w:delText>
        </w:r>
        <w:r w:rsidDel="0034291C">
          <w:delText>com</w:delText>
        </w:r>
        <w:r w:rsidDel="0034291C">
          <w:rPr>
            <w:spacing w:val="-4"/>
          </w:rPr>
          <w:delText xml:space="preserve"> </w:delText>
        </w:r>
        <w:r w:rsidDel="0034291C">
          <w:delText>o</w:delText>
        </w:r>
        <w:r w:rsidDel="0034291C">
          <w:rPr>
            <w:spacing w:val="-5"/>
          </w:rPr>
          <w:delText xml:space="preserve"> </w:delText>
        </w:r>
        <w:r w:rsidDel="0034291C">
          <w:delText>contexto</w:delText>
        </w:r>
        <w:r w:rsidDel="0034291C">
          <w:rPr>
            <w:spacing w:val="-5"/>
          </w:rPr>
          <w:delText xml:space="preserve"> </w:delText>
        </w:r>
        <w:r w:rsidDel="0034291C">
          <w:delText>de</w:delText>
        </w:r>
        <w:r w:rsidDel="0034291C">
          <w:rPr>
            <w:spacing w:val="-5"/>
          </w:rPr>
          <w:delText xml:space="preserve"> </w:delText>
        </w:r>
        <w:r w:rsidDel="0034291C">
          <w:delText>aplicação com tripulantes</w:delText>
        </w:r>
      </w:del>
      <w:r>
        <w:t>.</w:t>
      </w:r>
      <w:ins w:id="24" w:author="license222" w:date="2026-09-11T15:38:00Z" w16du:dateUtc="2026-09-11T18:38:00Z">
        <w:r w:rsidR="001D7FEA">
          <w:t xml:space="preserve"> Vale a pena trazer trabalhos, além do de </w:t>
        </w:r>
        <w:r w:rsidR="001D7FEA">
          <w:fldChar w:fldCharType="begin"/>
        </w:r>
        <w:r w:rsidR="001D7FEA">
          <w:instrText>HYPERLINK \l "_bookmark29"</w:instrText>
        </w:r>
        <w:r w:rsidR="001D7FEA">
          <w:fldChar w:fldCharType="separate"/>
        </w:r>
        <w:r w:rsidR="001D7FEA">
          <w:t>Ilabaca</w:t>
        </w:r>
        <w:r w:rsidR="001D7FEA">
          <w:rPr>
            <w:spacing w:val="-10"/>
          </w:rPr>
          <w:t xml:space="preserve"> </w:t>
        </w:r>
        <w:r w:rsidR="001D7FEA">
          <w:rPr>
            <w:i/>
          </w:rPr>
          <w:t>et</w:t>
        </w:r>
        <w:r w:rsidR="001D7FEA">
          <w:rPr>
            <w:i/>
            <w:spacing w:val="-11"/>
          </w:rPr>
          <w:t xml:space="preserve"> </w:t>
        </w:r>
        <w:r w:rsidR="001D7FEA">
          <w:rPr>
            <w:i/>
          </w:rPr>
          <w:t>al.</w:t>
        </w:r>
        <w:r w:rsidR="001D7FEA">
          <w:fldChar w:fldCharType="end"/>
        </w:r>
        <w:r w:rsidR="001D7FEA">
          <w:rPr>
            <w:i/>
            <w:spacing w:val="-10"/>
          </w:rPr>
          <w:t xml:space="preserve"> </w:t>
        </w:r>
        <w:r w:rsidR="001D7FEA">
          <w:t>(2025)</w:t>
        </w:r>
      </w:ins>
      <w:ins w:id="25" w:author="license222" w:date="2026-09-11T15:39:00Z" w16du:dateUtc="2026-09-11T18:39:00Z">
        <w:r w:rsidR="001D7FEA">
          <w:t xml:space="preserve">. </w:t>
        </w:r>
      </w:ins>
      <w:ins w:id="26" w:author="license222" w:date="2026-09-11T15:38:00Z" w16du:dateUtc="2026-09-11T18:38:00Z">
        <w:r w:rsidR="001D7FEA">
          <w:t xml:space="preserve"> </w:t>
        </w:r>
      </w:ins>
    </w:p>
    <w:p w14:paraId="46AA0086" w14:textId="77777777" w:rsidR="00036C99" w:rsidRDefault="00036C99">
      <w:pPr>
        <w:pStyle w:val="Corpodetexto"/>
        <w:spacing w:before="84"/>
      </w:pPr>
    </w:p>
    <w:p w14:paraId="02E2E0BC" w14:textId="77777777" w:rsidR="00036C99" w:rsidRDefault="004767C7">
      <w:pPr>
        <w:pStyle w:val="Ttulo1"/>
        <w:numPr>
          <w:ilvl w:val="1"/>
          <w:numId w:val="2"/>
        </w:numPr>
        <w:tabs>
          <w:tab w:val="left" w:pos="659"/>
        </w:tabs>
        <w:ind w:left="659" w:hanging="537"/>
      </w:pPr>
      <w:bookmarkStart w:id="27" w:name="Relevância_e_Justificativa"/>
      <w:bookmarkEnd w:id="27"/>
      <w:r>
        <w:t>Relevância</w:t>
      </w:r>
      <w:r>
        <w:rPr>
          <w:spacing w:val="-10"/>
        </w:rPr>
        <w:t xml:space="preserve"> </w:t>
      </w:r>
      <w:r>
        <w:t>e</w:t>
      </w:r>
      <w:r>
        <w:rPr>
          <w:spacing w:val="-9"/>
        </w:rPr>
        <w:t xml:space="preserve"> </w:t>
      </w:r>
      <w:r>
        <w:rPr>
          <w:spacing w:val="-2"/>
        </w:rPr>
        <w:t>Justificativa</w:t>
      </w:r>
    </w:p>
    <w:p w14:paraId="54D44DC9" w14:textId="77777777" w:rsidR="00036C99" w:rsidRDefault="00036C99">
      <w:pPr>
        <w:pStyle w:val="Corpodetexto"/>
        <w:spacing w:before="170"/>
        <w:rPr>
          <w:b/>
        </w:rPr>
      </w:pPr>
    </w:p>
    <w:p w14:paraId="48F637A7" w14:textId="3E3C1015" w:rsidR="00036C99" w:rsidRDefault="004767C7" w:rsidP="00902129">
      <w:pPr>
        <w:pStyle w:val="Corpodetexto"/>
        <w:spacing w:line="376" w:lineRule="auto"/>
        <w:ind w:left="140" w:right="141" w:firstLine="1133"/>
        <w:jc w:val="both"/>
      </w:pPr>
      <w:r>
        <w:t>O</w:t>
      </w:r>
      <w:r>
        <w:rPr>
          <w:spacing w:val="-3"/>
        </w:rPr>
        <w:t xml:space="preserve"> </w:t>
      </w:r>
      <w:r>
        <w:t>Problema</w:t>
      </w:r>
      <w:r>
        <w:rPr>
          <w:spacing w:val="-2"/>
        </w:rPr>
        <w:t xml:space="preserve"> </w:t>
      </w:r>
      <w:r>
        <w:t>de</w:t>
      </w:r>
      <w:r>
        <w:rPr>
          <w:spacing w:val="-3"/>
        </w:rPr>
        <w:t xml:space="preserve"> </w:t>
      </w:r>
      <w:r>
        <w:t>Roteamento</w:t>
      </w:r>
      <w:r>
        <w:rPr>
          <w:spacing w:val="-3"/>
        </w:rPr>
        <w:t xml:space="preserve"> </w:t>
      </w:r>
      <w:r>
        <w:t>de</w:t>
      </w:r>
      <w:r>
        <w:rPr>
          <w:spacing w:val="-2"/>
        </w:rPr>
        <w:t xml:space="preserve"> </w:t>
      </w:r>
      <w:r>
        <w:t>Veículos</w:t>
      </w:r>
      <w:r>
        <w:rPr>
          <w:spacing w:val="-3"/>
        </w:rPr>
        <w:t xml:space="preserve"> </w:t>
      </w:r>
      <w:r>
        <w:t>é</w:t>
      </w:r>
      <w:r>
        <w:rPr>
          <w:spacing w:val="-3"/>
        </w:rPr>
        <w:t xml:space="preserve"> </w:t>
      </w:r>
      <w:r>
        <w:t>um</w:t>
      </w:r>
      <w:r>
        <w:rPr>
          <w:spacing w:val="-2"/>
        </w:rPr>
        <w:t xml:space="preserve"> </w:t>
      </w:r>
      <w:r>
        <w:t>dos</w:t>
      </w:r>
      <w:r>
        <w:rPr>
          <w:spacing w:val="-3"/>
        </w:rPr>
        <w:t xml:space="preserve"> </w:t>
      </w:r>
      <w:r>
        <w:t>estudos</w:t>
      </w:r>
      <w:r>
        <w:rPr>
          <w:spacing w:val="-3"/>
        </w:rPr>
        <w:t xml:space="preserve"> </w:t>
      </w:r>
      <w:r>
        <w:t>mais</w:t>
      </w:r>
      <w:r>
        <w:rPr>
          <w:spacing w:val="-2"/>
        </w:rPr>
        <w:t xml:space="preserve"> </w:t>
      </w:r>
      <w:r>
        <w:t>explorados</w:t>
      </w:r>
      <w:r>
        <w:rPr>
          <w:spacing w:val="-3"/>
        </w:rPr>
        <w:t xml:space="preserve"> </w:t>
      </w:r>
      <w:r>
        <w:t>na</w:t>
      </w:r>
      <w:r>
        <w:rPr>
          <w:spacing w:val="-3"/>
        </w:rPr>
        <w:t xml:space="preserve"> </w:t>
      </w:r>
      <w:r>
        <w:t>área de</w:t>
      </w:r>
      <w:r>
        <w:rPr>
          <w:spacing w:val="-10"/>
        </w:rPr>
        <w:t xml:space="preserve"> </w:t>
      </w:r>
      <w:r>
        <w:t>otimização</w:t>
      </w:r>
      <w:r>
        <w:rPr>
          <w:spacing w:val="-10"/>
        </w:rPr>
        <w:t xml:space="preserve"> </w:t>
      </w:r>
      <w:r>
        <w:t>combinatória,</w:t>
      </w:r>
      <w:r>
        <w:rPr>
          <w:spacing w:val="-10"/>
        </w:rPr>
        <w:t xml:space="preserve"> </w:t>
      </w:r>
      <w:r>
        <w:t>justamente</w:t>
      </w:r>
      <w:r>
        <w:rPr>
          <w:spacing w:val="-10"/>
        </w:rPr>
        <w:t xml:space="preserve"> </w:t>
      </w:r>
      <w:r>
        <w:t>por</w:t>
      </w:r>
      <w:r>
        <w:rPr>
          <w:spacing w:val="-10"/>
        </w:rPr>
        <w:t xml:space="preserve"> </w:t>
      </w:r>
      <w:r>
        <w:t>sua</w:t>
      </w:r>
      <w:r>
        <w:rPr>
          <w:spacing w:val="-10"/>
        </w:rPr>
        <w:t xml:space="preserve"> </w:t>
      </w:r>
      <w:r>
        <w:t>relevância</w:t>
      </w:r>
      <w:r>
        <w:rPr>
          <w:spacing w:val="-10"/>
        </w:rPr>
        <w:t xml:space="preserve"> </w:t>
      </w:r>
      <w:r>
        <w:t>e</w:t>
      </w:r>
      <w:r>
        <w:rPr>
          <w:spacing w:val="-10"/>
        </w:rPr>
        <w:t xml:space="preserve"> </w:t>
      </w:r>
      <w:r>
        <w:t>utilidade</w:t>
      </w:r>
      <w:r>
        <w:rPr>
          <w:spacing w:val="-10"/>
        </w:rPr>
        <w:t xml:space="preserve"> </w:t>
      </w:r>
      <w:r>
        <w:t>na</w:t>
      </w:r>
      <w:r>
        <w:rPr>
          <w:spacing w:val="-10"/>
        </w:rPr>
        <w:t xml:space="preserve"> </w:t>
      </w:r>
      <w:r>
        <w:t>definição</w:t>
      </w:r>
      <w:r>
        <w:rPr>
          <w:spacing w:val="-10"/>
        </w:rPr>
        <w:t xml:space="preserve"> </w:t>
      </w:r>
      <w:r>
        <w:t>de</w:t>
      </w:r>
      <w:r>
        <w:rPr>
          <w:spacing w:val="-10"/>
        </w:rPr>
        <w:t xml:space="preserve"> </w:t>
      </w:r>
      <w:r>
        <w:t>rotas</w:t>
      </w:r>
      <w:r>
        <w:rPr>
          <w:spacing w:val="-10"/>
        </w:rPr>
        <w:t xml:space="preserve"> </w:t>
      </w:r>
      <w:r>
        <w:t xml:space="preserve">que atendam aos requisitos variáveis </w:t>
      </w:r>
      <w:hyperlink w:anchor="_bookmark25" w:history="1">
        <w:r>
          <w:t xml:space="preserve">(GOLDEN </w:t>
        </w:r>
        <w:r>
          <w:rPr>
            <w:i/>
          </w:rPr>
          <w:t>et al.</w:t>
        </w:r>
      </w:hyperlink>
      <w:r>
        <w:t xml:space="preserve">, </w:t>
      </w:r>
      <w:r>
        <w:fldChar w:fldCharType="begin"/>
      </w:r>
      <w:r>
        <w:instrText>HYPERLINK \l "_bookmark25"</w:instrText>
      </w:r>
      <w:r>
        <w:fldChar w:fldCharType="separate"/>
      </w:r>
      <w:r>
        <w:t>2008</w:t>
      </w:r>
      <w:ins w:id="28" w:author="license222" w:date="2026-09-18T10:04:00Z" w16du:dateUtc="2026-09-18T13:04:00Z">
        <w:r w:rsidR="00422E83">
          <w:t xml:space="preserve"> sugiro colocar refer</w:t>
        </w:r>
      </w:ins>
      <w:ins w:id="29" w:author="license222" w:date="2026-09-18T10:05:00Z" w16du:dateUtc="2026-09-18T13:05:00Z">
        <w:r w:rsidR="00422E83">
          <w:t>ê</w:t>
        </w:r>
      </w:ins>
      <w:ins w:id="30" w:author="license222" w:date="2026-09-18T10:04:00Z" w16du:dateUtc="2026-09-18T13:04:00Z">
        <w:r w:rsidR="00422E83">
          <w:t xml:space="preserve">ncias mais atuais para corroborar </w:t>
        </w:r>
      </w:ins>
      <w:ins w:id="31" w:author="license222" w:date="2026-09-18T10:05:00Z" w16du:dateUtc="2026-09-18T13:05:00Z">
        <w:r w:rsidR="00BC5630">
          <w:t xml:space="preserve">com </w:t>
        </w:r>
      </w:ins>
      <w:ins w:id="32" w:author="license222" w:date="2026-09-18T10:04:00Z" w16du:dateUtc="2026-09-18T13:04:00Z">
        <w:r w:rsidR="00422E83">
          <w:t>a im</w:t>
        </w:r>
      </w:ins>
      <w:ins w:id="33" w:author="license222" w:date="2026-09-18T10:05:00Z" w16du:dateUtc="2026-09-18T13:05:00Z">
        <w:r w:rsidR="00422E83">
          <w:t>portante afirmação feita</w:t>
        </w:r>
      </w:ins>
      <w:r>
        <w:t>).</w:t>
      </w:r>
      <w:r>
        <w:fldChar w:fldCharType="end"/>
      </w:r>
      <w:r>
        <w:rPr>
          <w:spacing w:val="40"/>
        </w:rPr>
        <w:t xml:space="preserve"> </w:t>
      </w:r>
      <w:r>
        <w:t>Evidencia-se uma vasta aplicação de estudos relacionados aos PRVs</w:t>
      </w:r>
      <w:ins w:id="34" w:author="license222" w:date="2026-09-18T10:05:00Z" w16du:dateUtc="2026-09-18T13:05:00Z">
        <w:r w:rsidR="00BC5630">
          <w:t>, tais como XXXX</w:t>
        </w:r>
      </w:ins>
      <w:r>
        <w:t xml:space="preserve">, </w:t>
      </w:r>
      <w:del w:id="35" w:author="license222" w:date="2026-09-18T10:05:00Z" w16du:dateUtc="2026-09-18T13:05:00Z">
        <w:r w:rsidDel="00BC5630">
          <w:delText xml:space="preserve">destacando-se por sua relevância prática na </w:delText>
        </w:r>
        <w:r w:rsidDel="00BC5630">
          <w:lastRenderedPageBreak/>
          <w:delText>resolução de situações</w:delText>
        </w:r>
        <w:r w:rsidDel="00BC5630">
          <w:rPr>
            <w:spacing w:val="-14"/>
          </w:rPr>
          <w:delText xml:space="preserve"> </w:delText>
        </w:r>
        <w:r w:rsidDel="00BC5630">
          <w:delText>de</w:delText>
        </w:r>
        <w:r w:rsidDel="00BC5630">
          <w:rPr>
            <w:spacing w:val="-13"/>
          </w:rPr>
          <w:delText xml:space="preserve"> </w:delText>
        </w:r>
        <w:r w:rsidDel="00BC5630">
          <w:delText>roteirização,</w:delText>
        </w:r>
        <w:r w:rsidDel="00BC5630">
          <w:rPr>
            <w:spacing w:val="-13"/>
          </w:rPr>
          <w:delText xml:space="preserve"> </w:delText>
        </w:r>
        <w:r w:rsidDel="00BC5630">
          <w:delText>sendo</w:delText>
        </w:r>
        <w:r w:rsidDel="00BC5630">
          <w:rPr>
            <w:spacing w:val="-13"/>
          </w:rPr>
          <w:delText xml:space="preserve"> </w:delText>
        </w:r>
        <w:r w:rsidDel="00BC5630">
          <w:delText>um</w:delText>
        </w:r>
        <w:r w:rsidDel="00BC5630">
          <w:rPr>
            <w:spacing w:val="-13"/>
          </w:rPr>
          <w:delText xml:space="preserve"> </w:delText>
        </w:r>
        <w:r w:rsidDel="00BC5630">
          <w:delText>método</w:delText>
        </w:r>
        <w:r w:rsidDel="00BC5630">
          <w:rPr>
            <w:spacing w:val="-13"/>
          </w:rPr>
          <w:delText xml:space="preserve"> </w:delText>
        </w:r>
        <w:r w:rsidDel="00BC5630">
          <w:delText>de</w:delText>
        </w:r>
        <w:r w:rsidDel="00BC5630">
          <w:rPr>
            <w:spacing w:val="-13"/>
          </w:rPr>
          <w:delText xml:space="preserve"> </w:delText>
        </w:r>
        <w:r w:rsidDel="00BC5630">
          <w:delText>grande</w:delText>
        </w:r>
        <w:r w:rsidDel="00BC5630">
          <w:rPr>
            <w:spacing w:val="-13"/>
          </w:rPr>
          <w:delText xml:space="preserve"> </w:delText>
        </w:r>
        <w:r w:rsidDel="00BC5630">
          <w:delText>importância</w:delText>
        </w:r>
        <w:r w:rsidDel="00BC5630">
          <w:rPr>
            <w:spacing w:val="-14"/>
          </w:rPr>
          <w:delText xml:space="preserve"> </w:delText>
        </w:r>
        <w:r w:rsidDel="00BC5630">
          <w:delText>para</w:delText>
        </w:r>
        <w:r w:rsidDel="00BC5630">
          <w:rPr>
            <w:spacing w:val="-13"/>
          </w:rPr>
          <w:delText xml:space="preserve"> </w:delText>
        </w:r>
        <w:r w:rsidDel="00BC5630">
          <w:delText>a</w:delText>
        </w:r>
        <w:r w:rsidDel="00BC5630">
          <w:rPr>
            <w:spacing w:val="-13"/>
          </w:rPr>
          <w:delText xml:space="preserve"> </w:delText>
        </w:r>
        <w:r w:rsidDel="00BC5630">
          <w:delText>Pesquisa</w:delText>
        </w:r>
        <w:r w:rsidDel="00BC5630">
          <w:rPr>
            <w:spacing w:val="-13"/>
          </w:rPr>
          <w:delText xml:space="preserve"> </w:delText>
        </w:r>
        <w:r w:rsidDel="00BC5630">
          <w:rPr>
            <w:spacing w:val="-2"/>
          </w:rPr>
          <w:delText>Operacional</w:delText>
        </w:r>
      </w:del>
      <w:r w:rsidR="00902129">
        <w:rPr>
          <w:spacing w:val="-2"/>
        </w:rPr>
        <w:t xml:space="preserve"> </w:t>
      </w:r>
      <w:r>
        <w:rPr>
          <w:spacing w:val="-2"/>
        </w:rPr>
        <w:t>(T</w:t>
      </w:r>
      <w:hyperlink w:anchor="_bookmark41" w:history="1">
        <w:r>
          <w:rPr>
            <w:spacing w:val="-2"/>
          </w:rPr>
          <w:t>OTH;</w:t>
        </w:r>
        <w:r>
          <w:rPr>
            <w:spacing w:val="-5"/>
          </w:rPr>
          <w:t xml:space="preserve"> </w:t>
        </w:r>
        <w:r>
          <w:rPr>
            <w:spacing w:val="-2"/>
          </w:rPr>
          <w:t>VIGO,</w:t>
        </w:r>
      </w:hyperlink>
      <w:r>
        <w:rPr>
          <w:spacing w:val="-5"/>
        </w:rPr>
        <w:t xml:space="preserve"> </w:t>
      </w:r>
      <w:hyperlink w:anchor="_bookmark41" w:history="1">
        <w:r>
          <w:rPr>
            <w:spacing w:val="-2"/>
          </w:rPr>
          <w:t>2014).</w:t>
        </w:r>
      </w:hyperlink>
    </w:p>
    <w:p w14:paraId="28C1DEF5" w14:textId="6554D603" w:rsidR="00036C99" w:rsidRDefault="004767C7">
      <w:pPr>
        <w:pStyle w:val="Corpodetexto"/>
        <w:spacing w:before="158" w:line="376" w:lineRule="auto"/>
        <w:ind w:left="132" w:right="141" w:firstLine="1141"/>
        <w:jc w:val="both"/>
      </w:pPr>
      <w:r>
        <w:rPr>
          <w:spacing w:val="-4"/>
        </w:rPr>
        <w:t>Na</w:t>
      </w:r>
      <w:r>
        <w:rPr>
          <w:spacing w:val="-5"/>
        </w:rPr>
        <w:t xml:space="preserve"> </w:t>
      </w:r>
      <w:r>
        <w:rPr>
          <w:spacing w:val="-4"/>
        </w:rPr>
        <w:t>busca</w:t>
      </w:r>
      <w:r>
        <w:rPr>
          <w:spacing w:val="-5"/>
        </w:rPr>
        <w:t xml:space="preserve"> </w:t>
      </w:r>
      <w:r>
        <w:rPr>
          <w:spacing w:val="-4"/>
        </w:rPr>
        <w:t>pela</w:t>
      </w:r>
      <w:r>
        <w:rPr>
          <w:spacing w:val="-5"/>
        </w:rPr>
        <w:t xml:space="preserve"> </w:t>
      </w:r>
      <w:r>
        <w:rPr>
          <w:spacing w:val="-4"/>
        </w:rPr>
        <w:t>minimização</w:t>
      </w:r>
      <w:r>
        <w:rPr>
          <w:spacing w:val="-5"/>
        </w:rPr>
        <w:t xml:space="preserve"> </w:t>
      </w:r>
      <w:r>
        <w:rPr>
          <w:spacing w:val="-4"/>
        </w:rPr>
        <w:t>dos</w:t>
      </w:r>
      <w:r>
        <w:rPr>
          <w:spacing w:val="-5"/>
        </w:rPr>
        <w:t xml:space="preserve"> </w:t>
      </w:r>
      <w:r>
        <w:rPr>
          <w:spacing w:val="-4"/>
        </w:rPr>
        <w:t>custos</w:t>
      </w:r>
      <w:r>
        <w:rPr>
          <w:spacing w:val="-5"/>
        </w:rPr>
        <w:t xml:space="preserve"> </w:t>
      </w:r>
      <w:r>
        <w:rPr>
          <w:spacing w:val="-4"/>
        </w:rPr>
        <w:t>de</w:t>
      </w:r>
      <w:r>
        <w:rPr>
          <w:spacing w:val="-5"/>
        </w:rPr>
        <w:t xml:space="preserve"> </w:t>
      </w:r>
      <w:r>
        <w:rPr>
          <w:spacing w:val="-4"/>
        </w:rPr>
        <w:t>transporte</w:t>
      </w:r>
      <w:r>
        <w:rPr>
          <w:spacing w:val="-5"/>
        </w:rPr>
        <w:t xml:space="preserve"> </w:t>
      </w:r>
      <w:r>
        <w:rPr>
          <w:spacing w:val="-4"/>
        </w:rPr>
        <w:t>nas</w:t>
      </w:r>
      <w:r>
        <w:rPr>
          <w:spacing w:val="-5"/>
        </w:rPr>
        <w:t xml:space="preserve"> </w:t>
      </w:r>
      <w:r>
        <w:rPr>
          <w:spacing w:val="-4"/>
        </w:rPr>
        <w:t xml:space="preserve">empresas, </w:t>
      </w:r>
      <w:hyperlink w:anchor="_bookmark33" w:history="1">
        <w:r>
          <w:rPr>
            <w:spacing w:val="-4"/>
          </w:rPr>
          <w:t>Mendes</w:t>
        </w:r>
        <w:r>
          <w:rPr>
            <w:spacing w:val="-5"/>
          </w:rPr>
          <w:t xml:space="preserve"> </w:t>
        </w:r>
        <w:r>
          <w:rPr>
            <w:spacing w:val="-4"/>
          </w:rPr>
          <w:t>e</w:t>
        </w:r>
        <w:r>
          <w:rPr>
            <w:spacing w:val="-5"/>
          </w:rPr>
          <w:t xml:space="preserve"> </w:t>
        </w:r>
        <w:r>
          <w:rPr>
            <w:spacing w:val="-4"/>
          </w:rPr>
          <w:t>Barbosa</w:t>
        </w:r>
      </w:hyperlink>
      <w:r>
        <w:rPr>
          <w:spacing w:val="-4"/>
        </w:rPr>
        <w:t xml:space="preserve"> </w:t>
      </w:r>
      <w:hyperlink w:anchor="_bookmark33" w:history="1">
        <w:r>
          <w:t>(2022)</w:t>
        </w:r>
      </w:hyperlink>
      <w:r>
        <w:t xml:space="preserve"> ressaltam, em seu trabalho, a importância de </w:t>
      </w:r>
      <w:commentRangeStart w:id="36"/>
      <w:r>
        <w:t xml:space="preserve">buscar o desempenho na aplicação de conceitos de roteirização em problemas de gerenciamento de transporte, </w:t>
      </w:r>
      <w:commentRangeEnd w:id="36"/>
      <w:r w:rsidR="00755E6A">
        <w:rPr>
          <w:rStyle w:val="Refdecomentrio"/>
          <w:sz w:val="24"/>
          <w:szCs w:val="24"/>
        </w:rPr>
        <w:commentReference w:id="36"/>
      </w:r>
      <w:r>
        <w:t>âmbito que impacta nos</w:t>
      </w:r>
      <w:r>
        <w:rPr>
          <w:spacing w:val="-11"/>
        </w:rPr>
        <w:t xml:space="preserve"> </w:t>
      </w:r>
      <w:r>
        <w:t>custos</w:t>
      </w:r>
      <w:r>
        <w:rPr>
          <w:spacing w:val="-11"/>
        </w:rPr>
        <w:t xml:space="preserve"> </w:t>
      </w:r>
      <w:r>
        <w:t>da</w:t>
      </w:r>
      <w:r>
        <w:rPr>
          <w:spacing w:val="-11"/>
        </w:rPr>
        <w:t xml:space="preserve"> </w:t>
      </w:r>
      <w:r>
        <w:t>empresa. A</w:t>
      </w:r>
      <w:r>
        <w:rPr>
          <w:spacing w:val="-11"/>
        </w:rPr>
        <w:t xml:space="preserve"> </w:t>
      </w:r>
      <w:r>
        <w:t>crescente</w:t>
      </w:r>
      <w:r>
        <w:rPr>
          <w:spacing w:val="-11"/>
        </w:rPr>
        <w:t xml:space="preserve"> </w:t>
      </w:r>
      <w:r>
        <w:t>necessidade</w:t>
      </w:r>
      <w:r>
        <w:rPr>
          <w:spacing w:val="-11"/>
        </w:rPr>
        <w:t xml:space="preserve"> </w:t>
      </w:r>
      <w:r>
        <w:t>de</w:t>
      </w:r>
      <w:r>
        <w:rPr>
          <w:spacing w:val="-11"/>
        </w:rPr>
        <w:t xml:space="preserve"> </w:t>
      </w:r>
      <w:r>
        <w:t>eficiência</w:t>
      </w:r>
      <w:r>
        <w:rPr>
          <w:spacing w:val="-11"/>
        </w:rPr>
        <w:t xml:space="preserve"> </w:t>
      </w:r>
      <w:r>
        <w:t>operacional</w:t>
      </w:r>
      <w:r>
        <w:rPr>
          <w:spacing w:val="-11"/>
        </w:rPr>
        <w:t xml:space="preserve"> </w:t>
      </w:r>
      <w:r>
        <w:t>nas</w:t>
      </w:r>
      <w:r>
        <w:rPr>
          <w:spacing w:val="-11"/>
        </w:rPr>
        <w:t xml:space="preserve"> </w:t>
      </w:r>
      <w:r>
        <w:t>organizações</w:t>
      </w:r>
      <w:r>
        <w:rPr>
          <w:spacing w:val="-11"/>
        </w:rPr>
        <w:t xml:space="preserve"> </w:t>
      </w:r>
      <w:r>
        <w:t xml:space="preserve">tem </w:t>
      </w:r>
      <w:r>
        <w:rPr>
          <w:spacing w:val="-2"/>
        </w:rPr>
        <w:t>impulsionado</w:t>
      </w:r>
      <w:r>
        <w:rPr>
          <w:spacing w:val="-11"/>
        </w:rPr>
        <w:t xml:space="preserve"> </w:t>
      </w:r>
      <w:r>
        <w:rPr>
          <w:spacing w:val="-2"/>
        </w:rPr>
        <w:t>a</w:t>
      </w:r>
      <w:r>
        <w:rPr>
          <w:spacing w:val="-11"/>
        </w:rPr>
        <w:t xml:space="preserve"> </w:t>
      </w:r>
      <w:r>
        <w:rPr>
          <w:spacing w:val="-2"/>
        </w:rPr>
        <w:t>adoção</w:t>
      </w:r>
      <w:r>
        <w:rPr>
          <w:spacing w:val="-11"/>
        </w:rPr>
        <w:t xml:space="preserve"> </w:t>
      </w:r>
      <w:r>
        <w:rPr>
          <w:spacing w:val="-2"/>
        </w:rPr>
        <w:t>de</w:t>
      </w:r>
      <w:r>
        <w:rPr>
          <w:spacing w:val="-11"/>
        </w:rPr>
        <w:t xml:space="preserve"> </w:t>
      </w:r>
      <w:commentRangeStart w:id="37"/>
      <w:r>
        <w:rPr>
          <w:spacing w:val="-2"/>
        </w:rPr>
        <w:t>práticas</w:t>
      </w:r>
      <w:r>
        <w:rPr>
          <w:spacing w:val="-11"/>
        </w:rPr>
        <w:t xml:space="preserve"> </w:t>
      </w:r>
      <w:r>
        <w:rPr>
          <w:spacing w:val="-2"/>
        </w:rPr>
        <w:t>logísticas</w:t>
      </w:r>
      <w:r>
        <w:rPr>
          <w:spacing w:val="-11"/>
        </w:rPr>
        <w:t xml:space="preserve"> </w:t>
      </w:r>
      <w:r>
        <w:rPr>
          <w:spacing w:val="-2"/>
        </w:rPr>
        <w:t>mais</w:t>
      </w:r>
      <w:r>
        <w:rPr>
          <w:spacing w:val="-11"/>
        </w:rPr>
        <w:t xml:space="preserve"> </w:t>
      </w:r>
      <w:r>
        <w:rPr>
          <w:spacing w:val="-2"/>
        </w:rPr>
        <w:t>estratégicas</w:t>
      </w:r>
      <w:commentRangeEnd w:id="37"/>
      <w:r w:rsidR="00EC16C4">
        <w:rPr>
          <w:rStyle w:val="Refdecomentrio"/>
          <w:spacing w:val="-2"/>
          <w:sz w:val="24"/>
          <w:szCs w:val="24"/>
        </w:rPr>
        <w:commentReference w:id="37"/>
      </w:r>
      <w:ins w:id="38" w:author="license222" w:date="2026-09-18T10:22:00Z" w16du:dateUtc="2026-09-18T13:22:00Z">
        <w:r w:rsidR="004A1F30">
          <w:rPr>
            <w:spacing w:val="-2"/>
          </w:rPr>
          <w:t xml:space="preserve">???? </w:t>
        </w:r>
      </w:ins>
      <w:r>
        <w:rPr>
          <w:spacing w:val="-2"/>
        </w:rPr>
        <w:t>,</w:t>
      </w:r>
      <w:r>
        <w:rPr>
          <w:spacing w:val="-10"/>
        </w:rPr>
        <w:t xml:space="preserve"> </w:t>
      </w:r>
      <w:r>
        <w:rPr>
          <w:spacing w:val="-2"/>
        </w:rPr>
        <w:t>tendo</w:t>
      </w:r>
      <w:r>
        <w:rPr>
          <w:spacing w:val="-11"/>
        </w:rPr>
        <w:t xml:space="preserve"> </w:t>
      </w:r>
      <w:r>
        <w:rPr>
          <w:spacing w:val="-2"/>
        </w:rPr>
        <w:t>como</w:t>
      </w:r>
      <w:r>
        <w:rPr>
          <w:spacing w:val="-11"/>
        </w:rPr>
        <w:t xml:space="preserve"> </w:t>
      </w:r>
      <w:r>
        <w:rPr>
          <w:spacing w:val="-2"/>
        </w:rPr>
        <w:t>um</w:t>
      </w:r>
      <w:r>
        <w:rPr>
          <w:spacing w:val="-11"/>
        </w:rPr>
        <w:t xml:space="preserve"> </w:t>
      </w:r>
      <w:r>
        <w:rPr>
          <w:spacing w:val="-2"/>
        </w:rPr>
        <w:t>de</w:t>
      </w:r>
      <w:r>
        <w:rPr>
          <w:spacing w:val="-11"/>
        </w:rPr>
        <w:t xml:space="preserve"> </w:t>
      </w:r>
      <w:r>
        <w:rPr>
          <w:spacing w:val="-2"/>
        </w:rPr>
        <w:t>seus</w:t>
      </w:r>
      <w:r>
        <w:rPr>
          <w:spacing w:val="-11"/>
        </w:rPr>
        <w:t xml:space="preserve"> </w:t>
      </w:r>
      <w:r>
        <w:rPr>
          <w:spacing w:val="-2"/>
        </w:rPr>
        <w:t xml:space="preserve">principais </w:t>
      </w:r>
      <w:r>
        <w:t xml:space="preserve">objetivos a redução dos custos logísticos </w:t>
      </w:r>
      <w:hyperlink w:anchor="_bookmark12" w:history="1">
        <w:r>
          <w:t xml:space="preserve">(BIZINOTO </w:t>
        </w:r>
        <w:r>
          <w:rPr>
            <w:i/>
          </w:rPr>
          <w:t>et al.</w:t>
        </w:r>
      </w:hyperlink>
      <w:r>
        <w:t xml:space="preserve">, </w:t>
      </w:r>
      <w:hyperlink w:anchor="_bookmark12" w:history="1">
        <w:r>
          <w:t>2025).</w:t>
        </w:r>
      </w:hyperlink>
    </w:p>
    <w:p w14:paraId="309315F3" w14:textId="542D07EF" w:rsidR="00036C99" w:rsidRDefault="004767C7">
      <w:pPr>
        <w:pStyle w:val="Corpodetexto"/>
        <w:spacing w:line="376" w:lineRule="auto"/>
        <w:ind w:left="140" w:right="111" w:firstLine="1133"/>
        <w:jc w:val="both"/>
      </w:pPr>
      <w:r>
        <w:t xml:space="preserve">O conceito de roteirização </w:t>
      </w:r>
      <w:commentRangeStart w:id="39"/>
      <w:r>
        <w:t>evoluíram</w:t>
      </w:r>
      <w:commentRangeEnd w:id="39"/>
      <w:r w:rsidR="00127BF5">
        <w:rPr>
          <w:rStyle w:val="Refdecomentrio"/>
          <w:sz w:val="24"/>
          <w:szCs w:val="24"/>
        </w:rPr>
        <w:commentReference w:id="39"/>
      </w:r>
      <w:r>
        <w:t xml:space="preserve"> dos modelos tradicionais do Problema de Roteamento de Veículos, que consideravam questões básicas</w:t>
      </w:r>
      <w:ins w:id="40" w:author="license222" w:date="2026-09-11T15:44:00Z" w16du:dateUtc="2026-09-11T18:44:00Z">
        <w:r w:rsidR="00C15249">
          <w:t xml:space="preserve"> quais questões?</w:t>
        </w:r>
      </w:ins>
      <w:ins w:id="41" w:author="license222" w:date="2026-09-18T10:26:00Z" w16du:dateUtc="2026-09-18T13:26:00Z">
        <w:r w:rsidR="002C1233">
          <w:t xml:space="preserve"> Especificar.</w:t>
        </w:r>
      </w:ins>
      <w:r>
        <w:t>, para modelos mais complexos</w:t>
      </w:r>
      <w:ins w:id="42" w:author="license222" w:date="2026-09-18T10:26:00Z" w16du:dateUtc="2026-09-18T13:26:00Z">
        <w:r w:rsidR="0073260D">
          <w:t xml:space="preserve">, complexos por que? </w:t>
        </w:r>
      </w:ins>
      <w:del w:id="43" w:author="license222" w:date="2026-09-18T10:26:00Z" w16du:dateUtc="2026-09-18T13:26:00Z">
        <w:r w:rsidDel="0073260D">
          <w:delText xml:space="preserve"> </w:delText>
        </w:r>
      </w:del>
      <w:r>
        <w:t xml:space="preserve">no âmbito da otimização de rotas </w:t>
      </w:r>
      <w:hyperlink w:anchor="_bookmark25" w:history="1">
        <w:r>
          <w:t xml:space="preserve">(GOLDEN </w:t>
        </w:r>
        <w:r>
          <w:rPr>
            <w:i/>
          </w:rPr>
          <w:t>et al.</w:t>
        </w:r>
      </w:hyperlink>
      <w:r>
        <w:t xml:space="preserve">, </w:t>
      </w:r>
      <w:hyperlink w:anchor="_bookmark25" w:history="1">
        <w:r>
          <w:t>2008).</w:t>
        </w:r>
      </w:hyperlink>
      <w:r>
        <w:t xml:space="preserve"> </w:t>
      </w:r>
      <w:commentRangeStart w:id="44"/>
      <w:r>
        <w:t>Grande parte das soluções ainda se</w:t>
      </w:r>
      <w:commentRangeStart w:id="45"/>
      <w:r>
        <w:t xml:space="preserve"> </w:t>
      </w:r>
      <w:r>
        <w:rPr>
          <w:spacing w:val="-2"/>
        </w:rPr>
        <w:t>concentra</w:t>
      </w:r>
      <w:r>
        <w:rPr>
          <w:spacing w:val="-8"/>
        </w:rPr>
        <w:t xml:space="preserve"> </w:t>
      </w:r>
      <w:commentRangeEnd w:id="45"/>
      <w:r w:rsidR="00C15249">
        <w:rPr>
          <w:rStyle w:val="Refdecomentrio"/>
          <w:spacing w:val="-2"/>
          <w:sz w:val="24"/>
          <w:szCs w:val="24"/>
        </w:rPr>
        <w:commentReference w:id="45"/>
      </w:r>
      <w:r>
        <w:rPr>
          <w:spacing w:val="-2"/>
        </w:rPr>
        <w:t>na</w:t>
      </w:r>
      <w:r>
        <w:rPr>
          <w:spacing w:val="-8"/>
        </w:rPr>
        <w:t xml:space="preserve"> </w:t>
      </w:r>
      <w:r>
        <w:rPr>
          <w:spacing w:val="-2"/>
        </w:rPr>
        <w:t>minimização</w:t>
      </w:r>
      <w:r>
        <w:rPr>
          <w:spacing w:val="-8"/>
        </w:rPr>
        <w:t xml:space="preserve"> </w:t>
      </w:r>
      <w:r>
        <w:rPr>
          <w:spacing w:val="-2"/>
        </w:rPr>
        <w:t>da</w:t>
      </w:r>
      <w:r>
        <w:rPr>
          <w:spacing w:val="-8"/>
        </w:rPr>
        <w:t xml:space="preserve"> </w:t>
      </w:r>
      <w:r>
        <w:rPr>
          <w:spacing w:val="-2"/>
        </w:rPr>
        <w:t>distância</w:t>
      </w:r>
      <w:r>
        <w:rPr>
          <w:spacing w:val="-8"/>
        </w:rPr>
        <w:t xml:space="preserve"> </w:t>
      </w:r>
      <w:r>
        <w:rPr>
          <w:spacing w:val="-2"/>
        </w:rPr>
        <w:t>e</w:t>
      </w:r>
      <w:r>
        <w:rPr>
          <w:spacing w:val="-8"/>
        </w:rPr>
        <w:t xml:space="preserve"> </w:t>
      </w:r>
      <w:r>
        <w:rPr>
          <w:spacing w:val="-2"/>
        </w:rPr>
        <w:t>tempo</w:t>
      </w:r>
      <w:r>
        <w:rPr>
          <w:spacing w:val="-8"/>
        </w:rPr>
        <w:t xml:space="preserve"> </w:t>
      </w:r>
      <w:r>
        <w:rPr>
          <w:spacing w:val="-2"/>
        </w:rPr>
        <w:t>como</w:t>
      </w:r>
      <w:r>
        <w:rPr>
          <w:spacing w:val="-8"/>
        </w:rPr>
        <w:t xml:space="preserve"> </w:t>
      </w:r>
      <w:r>
        <w:rPr>
          <w:spacing w:val="-2"/>
        </w:rPr>
        <w:t>uma</w:t>
      </w:r>
      <w:r>
        <w:rPr>
          <w:spacing w:val="-8"/>
        </w:rPr>
        <w:t xml:space="preserve"> </w:t>
      </w:r>
      <w:r>
        <w:rPr>
          <w:spacing w:val="-2"/>
        </w:rPr>
        <w:t>das</w:t>
      </w:r>
      <w:r>
        <w:rPr>
          <w:spacing w:val="-8"/>
        </w:rPr>
        <w:t xml:space="preserve"> </w:t>
      </w:r>
      <w:r>
        <w:rPr>
          <w:spacing w:val="-2"/>
        </w:rPr>
        <w:t>principais</w:t>
      </w:r>
      <w:r>
        <w:rPr>
          <w:spacing w:val="-8"/>
        </w:rPr>
        <w:t xml:space="preserve"> </w:t>
      </w:r>
      <w:r>
        <w:rPr>
          <w:spacing w:val="-2"/>
        </w:rPr>
        <w:t>funções</w:t>
      </w:r>
      <w:r>
        <w:rPr>
          <w:spacing w:val="-8"/>
        </w:rPr>
        <w:t xml:space="preserve"> </w:t>
      </w:r>
      <w:r>
        <w:rPr>
          <w:spacing w:val="-2"/>
        </w:rPr>
        <w:t>objetivo,</w:t>
      </w:r>
      <w:r>
        <w:rPr>
          <w:spacing w:val="-8"/>
        </w:rPr>
        <w:t xml:space="preserve"> </w:t>
      </w:r>
      <w:r>
        <w:rPr>
          <w:spacing w:val="-2"/>
        </w:rPr>
        <w:t xml:space="preserve">sendo </w:t>
      </w:r>
      <w:r>
        <w:t xml:space="preserve">esse fator essencial para a eficiência das roteirização </w:t>
      </w:r>
      <w:ins w:id="46" w:author="license222" w:date="2026-09-18T10:28:00Z" w16du:dateUtc="2026-09-18T13:28:00Z">
        <w:r w:rsidR="007B7B79">
          <w:t>verificar concord</w:t>
        </w:r>
      </w:ins>
      <w:ins w:id="47" w:author="license222" w:date="2026-09-18T10:29:00Z" w16du:dateUtc="2026-09-18T13:29:00Z">
        <w:r w:rsidR="00C7752E">
          <w:rPr>
            <w:spacing w:val="-2"/>
          </w:rPr>
          <w:t>â</w:t>
        </w:r>
        <w:r w:rsidR="00C7752E">
          <w:t xml:space="preserve">ncia. </w:t>
        </w:r>
      </w:ins>
      <w:hyperlink w:anchor="_bookmark6" w:history="1">
        <w:r>
          <w:t xml:space="preserve">(ÁLVAREZ </w:t>
        </w:r>
        <w:r>
          <w:rPr>
            <w:i/>
          </w:rPr>
          <w:t>et al.</w:t>
        </w:r>
      </w:hyperlink>
      <w:r>
        <w:t xml:space="preserve">, </w:t>
      </w:r>
      <w:hyperlink w:anchor="_bookmark6" w:history="1">
        <w:r>
          <w:t>2024).</w:t>
        </w:r>
      </w:hyperlink>
      <w:r>
        <w:t xml:space="preserve"> </w:t>
      </w:r>
      <w:commentRangeEnd w:id="44"/>
      <w:r w:rsidR="00280886">
        <w:rPr>
          <w:rStyle w:val="Refdecomentrio"/>
          <w:sz w:val="24"/>
          <w:szCs w:val="24"/>
        </w:rPr>
        <w:commentReference w:id="44"/>
      </w:r>
      <w:r>
        <w:t xml:space="preserve">Segundo </w:t>
      </w:r>
      <w:hyperlink w:anchor="_bookmark15" w:history="1">
        <w:r>
          <w:t>Chen</w:t>
        </w:r>
      </w:hyperlink>
      <w:r>
        <w:t xml:space="preserve"> </w:t>
      </w:r>
      <w:hyperlink w:anchor="_bookmark15" w:history="1">
        <w:r>
          <w:rPr>
            <w:i/>
          </w:rPr>
          <w:t>et al.</w:t>
        </w:r>
      </w:hyperlink>
      <w:r>
        <w:rPr>
          <w:i/>
        </w:rPr>
        <w:t xml:space="preserve"> </w:t>
      </w:r>
      <w:hyperlink w:anchor="_bookmark15" w:history="1">
        <w:r>
          <w:t>(2019),</w:t>
        </w:r>
      </w:hyperlink>
      <w:r>
        <w:t xml:space="preserve"> a seleção de rotas adequadas contribui para a redução dos custos de transporte, uma vez que diminui a quilometragem percorrida, o desgaste dos veículos e o consumo de </w:t>
      </w:r>
      <w:r>
        <w:rPr>
          <w:spacing w:val="-2"/>
        </w:rPr>
        <w:t>combustível.</w:t>
      </w:r>
    </w:p>
    <w:p w14:paraId="15BDE6EB" w14:textId="77777777" w:rsidR="00036C99" w:rsidRDefault="004767C7">
      <w:pPr>
        <w:pStyle w:val="Corpodetexto"/>
        <w:spacing w:before="1" w:line="376" w:lineRule="auto"/>
        <w:ind w:left="140" w:right="141" w:firstLine="1133"/>
        <w:jc w:val="both"/>
      </w:pPr>
      <w:r>
        <w:t>Um</w:t>
      </w:r>
      <w:r>
        <w:rPr>
          <w:spacing w:val="28"/>
        </w:rPr>
        <w:t xml:space="preserve"> </w:t>
      </w:r>
      <w:r>
        <w:t>estudo</w:t>
      </w:r>
      <w:r>
        <w:rPr>
          <w:spacing w:val="28"/>
        </w:rPr>
        <w:t xml:space="preserve"> </w:t>
      </w:r>
      <w:r>
        <w:t>de</w:t>
      </w:r>
      <w:r>
        <w:rPr>
          <w:spacing w:val="28"/>
        </w:rPr>
        <w:t xml:space="preserve"> </w:t>
      </w:r>
      <w:commentRangeStart w:id="48"/>
      <w:r>
        <w:t>grande</w:t>
      </w:r>
      <w:r>
        <w:rPr>
          <w:spacing w:val="28"/>
        </w:rPr>
        <w:t xml:space="preserve"> </w:t>
      </w:r>
      <w:r>
        <w:t>relevância</w:t>
      </w:r>
      <w:r>
        <w:rPr>
          <w:spacing w:val="28"/>
        </w:rPr>
        <w:t xml:space="preserve"> </w:t>
      </w:r>
      <w:commentRangeEnd w:id="48"/>
      <w:r w:rsidR="005A7AE2">
        <w:rPr>
          <w:rStyle w:val="Refdecomentrio"/>
          <w:sz w:val="24"/>
          <w:szCs w:val="24"/>
        </w:rPr>
        <w:commentReference w:id="48"/>
      </w:r>
      <w:r>
        <w:t>sobre</w:t>
      </w:r>
      <w:r>
        <w:rPr>
          <w:spacing w:val="28"/>
        </w:rPr>
        <w:t xml:space="preserve"> </w:t>
      </w:r>
      <w:r>
        <w:t>a</w:t>
      </w:r>
      <w:r>
        <w:rPr>
          <w:spacing w:val="28"/>
        </w:rPr>
        <w:t xml:space="preserve"> </w:t>
      </w:r>
      <w:r>
        <w:t>aplicação</w:t>
      </w:r>
      <w:r>
        <w:rPr>
          <w:spacing w:val="28"/>
        </w:rPr>
        <w:t xml:space="preserve"> </w:t>
      </w:r>
      <w:r>
        <w:t>do</w:t>
      </w:r>
      <w:r>
        <w:rPr>
          <w:spacing w:val="28"/>
        </w:rPr>
        <w:t xml:space="preserve"> </w:t>
      </w:r>
      <w:r>
        <w:t>Problema</w:t>
      </w:r>
      <w:r>
        <w:rPr>
          <w:spacing w:val="28"/>
        </w:rPr>
        <w:t xml:space="preserve"> </w:t>
      </w:r>
      <w:r>
        <w:t>de</w:t>
      </w:r>
      <w:r>
        <w:rPr>
          <w:spacing w:val="28"/>
        </w:rPr>
        <w:t xml:space="preserve"> </w:t>
      </w:r>
      <w:r>
        <w:t xml:space="preserve">Roteamento de Veículos é desenvolvido por </w:t>
      </w:r>
      <w:hyperlink w:anchor="_bookmark30" w:history="1">
        <w:r>
          <w:t>Junior</w:t>
        </w:r>
      </w:hyperlink>
      <w:r>
        <w:t xml:space="preserve"> </w:t>
      </w:r>
      <w:hyperlink w:anchor="_bookmark30" w:history="1">
        <w:r>
          <w:t>(2016),</w:t>
        </w:r>
      </w:hyperlink>
      <w:r>
        <w:t xml:space="preserve"> que propôs um modelo para a otimização do transporte</w:t>
      </w:r>
      <w:r>
        <w:rPr>
          <w:spacing w:val="-15"/>
        </w:rPr>
        <w:t xml:space="preserve"> </w:t>
      </w:r>
      <w:r>
        <w:t>de</w:t>
      </w:r>
      <w:r>
        <w:rPr>
          <w:spacing w:val="-15"/>
        </w:rPr>
        <w:t xml:space="preserve"> </w:t>
      </w:r>
      <w:r>
        <w:t>trabalhadores.</w:t>
      </w:r>
      <w:r>
        <w:rPr>
          <w:spacing w:val="-3"/>
        </w:rPr>
        <w:t xml:space="preserve"> </w:t>
      </w:r>
      <w:r>
        <w:t>Os</w:t>
      </w:r>
      <w:r>
        <w:rPr>
          <w:spacing w:val="-15"/>
        </w:rPr>
        <w:t xml:space="preserve"> </w:t>
      </w:r>
      <w:r>
        <w:t>resultados</w:t>
      </w:r>
      <w:r>
        <w:rPr>
          <w:spacing w:val="-15"/>
        </w:rPr>
        <w:t xml:space="preserve"> </w:t>
      </w:r>
      <w:r>
        <w:t>obtidos</w:t>
      </w:r>
      <w:r>
        <w:rPr>
          <w:spacing w:val="-15"/>
        </w:rPr>
        <w:t xml:space="preserve"> </w:t>
      </w:r>
      <w:r>
        <w:t>indicaram</w:t>
      </w:r>
      <w:r>
        <w:rPr>
          <w:spacing w:val="-15"/>
        </w:rPr>
        <w:t xml:space="preserve"> </w:t>
      </w:r>
      <w:r>
        <w:t>uma</w:t>
      </w:r>
      <w:r>
        <w:rPr>
          <w:spacing w:val="-15"/>
        </w:rPr>
        <w:t xml:space="preserve"> </w:t>
      </w:r>
      <w:del w:id="49" w:author="license222" w:date="2026-09-18T10:31:00Z" w16du:dateUtc="2026-09-18T13:31:00Z">
        <w:r w:rsidDel="007C1AD4">
          <w:delText>possível</w:delText>
        </w:r>
      </w:del>
      <w:r>
        <w:rPr>
          <w:spacing w:val="-15"/>
        </w:rPr>
        <w:t xml:space="preserve"> </w:t>
      </w:r>
      <w:r>
        <w:t>redução</w:t>
      </w:r>
      <w:r>
        <w:rPr>
          <w:spacing w:val="-15"/>
        </w:rPr>
        <w:t xml:space="preserve"> </w:t>
      </w:r>
      <w:r>
        <w:t>de</w:t>
      </w:r>
      <w:r>
        <w:rPr>
          <w:spacing w:val="-15"/>
        </w:rPr>
        <w:t xml:space="preserve"> </w:t>
      </w:r>
      <w:r>
        <w:t>21,8%</w:t>
      </w:r>
      <w:r>
        <w:rPr>
          <w:spacing w:val="-15"/>
        </w:rPr>
        <w:t xml:space="preserve"> </w:t>
      </w:r>
      <w:r>
        <w:t>na distância</w:t>
      </w:r>
      <w:r>
        <w:rPr>
          <w:spacing w:val="-9"/>
        </w:rPr>
        <w:t xml:space="preserve"> </w:t>
      </w:r>
      <w:r>
        <w:t>total</w:t>
      </w:r>
      <w:r>
        <w:rPr>
          <w:spacing w:val="-8"/>
        </w:rPr>
        <w:t xml:space="preserve"> </w:t>
      </w:r>
      <w:r>
        <w:t>percorrida,</w:t>
      </w:r>
      <w:r>
        <w:rPr>
          <w:spacing w:val="-9"/>
        </w:rPr>
        <w:t xml:space="preserve"> </w:t>
      </w:r>
      <w:r>
        <w:t>proporcionando</w:t>
      </w:r>
      <w:r>
        <w:rPr>
          <w:spacing w:val="-8"/>
        </w:rPr>
        <w:t xml:space="preserve"> </w:t>
      </w:r>
      <w:r>
        <w:t>ganhos</w:t>
      </w:r>
      <w:r>
        <w:rPr>
          <w:spacing w:val="-9"/>
        </w:rPr>
        <w:t xml:space="preserve"> </w:t>
      </w:r>
      <w:r>
        <w:t>tanto</w:t>
      </w:r>
      <w:r>
        <w:rPr>
          <w:spacing w:val="-8"/>
        </w:rPr>
        <w:t xml:space="preserve"> </w:t>
      </w:r>
      <w:r>
        <w:t>na</w:t>
      </w:r>
      <w:r>
        <w:rPr>
          <w:spacing w:val="-9"/>
        </w:rPr>
        <w:t xml:space="preserve"> </w:t>
      </w:r>
      <w:r>
        <w:t>redução</w:t>
      </w:r>
      <w:r>
        <w:rPr>
          <w:spacing w:val="-8"/>
        </w:rPr>
        <w:t xml:space="preserve"> </w:t>
      </w:r>
      <w:r>
        <w:t>dos</w:t>
      </w:r>
      <w:r>
        <w:rPr>
          <w:spacing w:val="-9"/>
        </w:rPr>
        <w:t xml:space="preserve"> </w:t>
      </w:r>
      <w:r>
        <w:t>custos</w:t>
      </w:r>
      <w:r>
        <w:rPr>
          <w:spacing w:val="-9"/>
        </w:rPr>
        <w:t xml:space="preserve"> </w:t>
      </w:r>
      <w:r>
        <w:t>quanto</w:t>
      </w:r>
      <w:r>
        <w:rPr>
          <w:spacing w:val="-8"/>
        </w:rPr>
        <w:t xml:space="preserve"> </w:t>
      </w:r>
      <w:r>
        <w:t>no</w:t>
      </w:r>
      <w:r>
        <w:rPr>
          <w:spacing w:val="-9"/>
        </w:rPr>
        <w:t xml:space="preserve"> </w:t>
      </w:r>
      <w:r>
        <w:t>tempo de deslocamento das rotas.</w:t>
      </w:r>
    </w:p>
    <w:p w14:paraId="31507E78" w14:textId="2AE12050" w:rsidR="00036C99" w:rsidRDefault="004767C7">
      <w:pPr>
        <w:pStyle w:val="Corpodetexto"/>
        <w:spacing w:before="1" w:line="376" w:lineRule="auto"/>
        <w:ind w:left="140" w:right="121" w:firstLine="1133"/>
        <w:jc w:val="both"/>
        <w:rPr>
          <w:ins w:id="50" w:author="license222" w:date="2026-09-18T10:33:00Z" w16du:dateUtc="2026-09-18T13:33:00Z"/>
        </w:rPr>
      </w:pPr>
      <w:r>
        <w:t xml:space="preserve">Além disso, no estudo do </w:t>
      </w:r>
      <w:hyperlink w:anchor="_bookmark11" w:history="1">
        <w:r>
          <w:t xml:space="preserve">Barros </w:t>
        </w:r>
        <w:r>
          <w:rPr>
            <w:i/>
          </w:rPr>
          <w:t>et al.</w:t>
        </w:r>
      </w:hyperlink>
      <w:r>
        <w:rPr>
          <w:i/>
        </w:rPr>
        <w:t xml:space="preserve"> </w:t>
      </w:r>
      <w:hyperlink w:anchor="_bookmark11" w:history="1">
        <w:r>
          <w:t>(2025),</w:t>
        </w:r>
      </w:hyperlink>
      <w:r>
        <w:t xml:space="preserve"> verificou-se uma redução de até 33%</w:t>
      </w:r>
      <w:r>
        <w:rPr>
          <w:spacing w:val="-6"/>
        </w:rPr>
        <w:t xml:space="preserve"> </w:t>
      </w:r>
      <w:r>
        <w:t>na</w:t>
      </w:r>
      <w:r>
        <w:rPr>
          <w:spacing w:val="-6"/>
        </w:rPr>
        <w:t xml:space="preserve"> </w:t>
      </w:r>
      <w:r>
        <w:t>distância</w:t>
      </w:r>
      <w:r>
        <w:rPr>
          <w:spacing w:val="-6"/>
        </w:rPr>
        <w:t xml:space="preserve"> </w:t>
      </w:r>
      <w:r>
        <w:t>percorrida</w:t>
      </w:r>
      <w:r>
        <w:rPr>
          <w:spacing w:val="-6"/>
        </w:rPr>
        <w:t xml:space="preserve"> </w:t>
      </w:r>
      <w:r>
        <w:t>e</w:t>
      </w:r>
      <w:r>
        <w:rPr>
          <w:spacing w:val="-6"/>
        </w:rPr>
        <w:t xml:space="preserve"> </w:t>
      </w:r>
      <w:r>
        <w:t>nos</w:t>
      </w:r>
      <w:r>
        <w:rPr>
          <w:spacing w:val="-6"/>
        </w:rPr>
        <w:t xml:space="preserve"> </w:t>
      </w:r>
      <w:r>
        <w:t>custos</w:t>
      </w:r>
      <w:r>
        <w:rPr>
          <w:spacing w:val="-6"/>
        </w:rPr>
        <w:t xml:space="preserve"> </w:t>
      </w:r>
      <w:r>
        <w:t>com</w:t>
      </w:r>
      <w:r>
        <w:rPr>
          <w:spacing w:val="-6"/>
        </w:rPr>
        <w:t xml:space="preserve"> </w:t>
      </w:r>
      <w:r>
        <w:t>combustível,</w:t>
      </w:r>
      <w:r>
        <w:rPr>
          <w:spacing w:val="-5"/>
        </w:rPr>
        <w:t xml:space="preserve"> </w:t>
      </w:r>
      <w:r>
        <w:t>bem</w:t>
      </w:r>
      <w:r>
        <w:rPr>
          <w:spacing w:val="-6"/>
        </w:rPr>
        <w:t xml:space="preserve"> </w:t>
      </w:r>
      <w:r>
        <w:t>como</w:t>
      </w:r>
      <w:r>
        <w:rPr>
          <w:spacing w:val="-6"/>
        </w:rPr>
        <w:t xml:space="preserve"> </w:t>
      </w:r>
      <w:r>
        <w:t>uma</w:t>
      </w:r>
      <w:r>
        <w:rPr>
          <w:spacing w:val="-6"/>
        </w:rPr>
        <w:t xml:space="preserve"> </w:t>
      </w:r>
      <w:r>
        <w:t>diminuição</w:t>
      </w:r>
      <w:r>
        <w:rPr>
          <w:spacing w:val="-6"/>
        </w:rPr>
        <w:t xml:space="preserve"> </w:t>
      </w:r>
      <w:r>
        <w:t>de</w:t>
      </w:r>
      <w:r>
        <w:rPr>
          <w:spacing w:val="-6"/>
        </w:rPr>
        <w:t xml:space="preserve"> </w:t>
      </w:r>
      <w:r>
        <w:t xml:space="preserve">24% no tempo esperado de percurso, </w:t>
      </w:r>
      <w:commentRangeStart w:id="51"/>
      <w:r>
        <w:t xml:space="preserve">evidenciando a eficiência </w:t>
      </w:r>
      <w:commentRangeEnd w:id="51"/>
      <w:r w:rsidR="009E3658">
        <w:rPr>
          <w:rStyle w:val="Refdecomentrio"/>
          <w:sz w:val="24"/>
          <w:szCs w:val="24"/>
        </w:rPr>
        <w:commentReference w:id="51"/>
      </w:r>
      <w:r>
        <w:t>da otimização das rotas. De forma semelhante,</w:t>
      </w:r>
      <w:r>
        <w:rPr>
          <w:spacing w:val="-3"/>
        </w:rPr>
        <w:t xml:space="preserve"> </w:t>
      </w:r>
      <w:hyperlink w:anchor="_bookmark21" w:history="1">
        <w:r>
          <w:t>Fugihara</w:t>
        </w:r>
        <w:r>
          <w:rPr>
            <w:spacing w:val="-2"/>
          </w:rPr>
          <w:t xml:space="preserve"> </w:t>
        </w:r>
        <w:r>
          <w:rPr>
            <w:i/>
          </w:rPr>
          <w:t>et</w:t>
        </w:r>
        <w:r>
          <w:rPr>
            <w:i/>
            <w:spacing w:val="-3"/>
          </w:rPr>
          <w:t xml:space="preserve"> </w:t>
        </w:r>
        <w:r>
          <w:rPr>
            <w:i/>
          </w:rPr>
          <w:t>al.</w:t>
        </w:r>
      </w:hyperlink>
      <w:r>
        <w:rPr>
          <w:i/>
          <w:spacing w:val="-3"/>
        </w:rPr>
        <w:t xml:space="preserve"> </w:t>
      </w:r>
      <w:hyperlink w:anchor="_bookmark21" w:history="1">
        <w:r>
          <w:t>(2026)</w:t>
        </w:r>
      </w:hyperlink>
      <w:r>
        <w:rPr>
          <w:spacing w:val="-2"/>
        </w:rPr>
        <w:t xml:space="preserve"> </w:t>
      </w:r>
      <w:r>
        <w:t>aplicaram</w:t>
      </w:r>
      <w:r>
        <w:rPr>
          <w:spacing w:val="-3"/>
        </w:rPr>
        <w:t xml:space="preserve"> </w:t>
      </w:r>
      <w:r>
        <w:t>o</w:t>
      </w:r>
      <w:r>
        <w:rPr>
          <w:spacing w:val="-3"/>
        </w:rPr>
        <w:t xml:space="preserve"> </w:t>
      </w:r>
      <w:r>
        <w:t>PRV</w:t>
      </w:r>
      <w:r>
        <w:rPr>
          <w:spacing w:val="-3"/>
        </w:rPr>
        <w:t xml:space="preserve"> </w:t>
      </w:r>
      <w:r>
        <w:t>às</w:t>
      </w:r>
      <w:r>
        <w:rPr>
          <w:spacing w:val="-3"/>
        </w:rPr>
        <w:t xml:space="preserve"> </w:t>
      </w:r>
      <w:r>
        <w:t>rotas</w:t>
      </w:r>
      <w:r>
        <w:rPr>
          <w:spacing w:val="-2"/>
        </w:rPr>
        <w:t xml:space="preserve"> </w:t>
      </w:r>
      <w:r>
        <w:t>de</w:t>
      </w:r>
      <w:r>
        <w:rPr>
          <w:spacing w:val="-3"/>
        </w:rPr>
        <w:t xml:space="preserve"> </w:t>
      </w:r>
      <w:r>
        <w:t>distribuição</w:t>
      </w:r>
      <w:r>
        <w:rPr>
          <w:spacing w:val="-3"/>
        </w:rPr>
        <w:t xml:space="preserve"> </w:t>
      </w:r>
      <w:ins w:id="52" w:author="license222" w:date="2026-09-18T10:33:00Z" w16du:dateUtc="2026-09-18T13:33:00Z">
        <w:r w:rsidR="005806BD">
          <w:rPr>
            <w:spacing w:val="-3"/>
          </w:rPr>
          <w:t xml:space="preserve">de que? De qual produto? </w:t>
        </w:r>
      </w:ins>
      <w:r>
        <w:t>e</w:t>
      </w:r>
      <w:r>
        <w:rPr>
          <w:spacing w:val="-2"/>
        </w:rPr>
        <w:t xml:space="preserve"> </w:t>
      </w:r>
      <w:r>
        <w:t>observaram</w:t>
      </w:r>
      <w:r>
        <w:rPr>
          <w:spacing w:val="-3"/>
        </w:rPr>
        <w:t xml:space="preserve"> </w:t>
      </w:r>
      <w:r>
        <w:t xml:space="preserve">uma </w:t>
      </w:r>
      <w:r>
        <w:rPr>
          <w:spacing w:val="-2"/>
        </w:rPr>
        <w:t>redução</w:t>
      </w:r>
      <w:r>
        <w:rPr>
          <w:spacing w:val="-9"/>
        </w:rPr>
        <w:t xml:space="preserve"> </w:t>
      </w:r>
      <w:r>
        <w:rPr>
          <w:spacing w:val="-2"/>
        </w:rPr>
        <w:t>de</w:t>
      </w:r>
      <w:r>
        <w:rPr>
          <w:spacing w:val="-9"/>
        </w:rPr>
        <w:t xml:space="preserve"> </w:t>
      </w:r>
      <w:r>
        <w:rPr>
          <w:spacing w:val="-2"/>
        </w:rPr>
        <w:t>aproximadamente</w:t>
      </w:r>
      <w:r>
        <w:rPr>
          <w:spacing w:val="-9"/>
        </w:rPr>
        <w:t xml:space="preserve"> </w:t>
      </w:r>
      <w:r>
        <w:rPr>
          <w:spacing w:val="-2"/>
        </w:rPr>
        <w:t>30%</w:t>
      </w:r>
      <w:r>
        <w:rPr>
          <w:spacing w:val="-9"/>
        </w:rPr>
        <w:t xml:space="preserve"> </w:t>
      </w:r>
      <w:r>
        <w:rPr>
          <w:spacing w:val="-2"/>
        </w:rPr>
        <w:t>nos</w:t>
      </w:r>
      <w:r>
        <w:rPr>
          <w:spacing w:val="-9"/>
        </w:rPr>
        <w:t xml:space="preserve"> </w:t>
      </w:r>
      <w:r>
        <w:rPr>
          <w:spacing w:val="-2"/>
        </w:rPr>
        <w:t>custos</w:t>
      </w:r>
      <w:r>
        <w:rPr>
          <w:spacing w:val="-9"/>
        </w:rPr>
        <w:t xml:space="preserve"> </w:t>
      </w:r>
      <w:r>
        <w:rPr>
          <w:spacing w:val="-2"/>
        </w:rPr>
        <w:t>de</w:t>
      </w:r>
      <w:r>
        <w:rPr>
          <w:spacing w:val="-9"/>
        </w:rPr>
        <w:t xml:space="preserve"> </w:t>
      </w:r>
      <w:r>
        <w:rPr>
          <w:spacing w:val="-2"/>
        </w:rPr>
        <w:t>transporte,</w:t>
      </w:r>
      <w:r>
        <w:rPr>
          <w:spacing w:val="-9"/>
        </w:rPr>
        <w:t xml:space="preserve"> </w:t>
      </w:r>
      <w:r>
        <w:rPr>
          <w:spacing w:val="-2"/>
        </w:rPr>
        <w:t>aumentando</w:t>
      </w:r>
      <w:r>
        <w:rPr>
          <w:spacing w:val="-9"/>
        </w:rPr>
        <w:t xml:space="preserve"> </w:t>
      </w:r>
      <w:r>
        <w:rPr>
          <w:spacing w:val="-2"/>
        </w:rPr>
        <w:t>a</w:t>
      </w:r>
      <w:r>
        <w:rPr>
          <w:spacing w:val="-9"/>
        </w:rPr>
        <w:t xml:space="preserve"> </w:t>
      </w:r>
      <w:r>
        <w:rPr>
          <w:spacing w:val="-2"/>
        </w:rPr>
        <w:t>eficiência</w:t>
      </w:r>
      <w:r>
        <w:rPr>
          <w:spacing w:val="-9"/>
        </w:rPr>
        <w:t xml:space="preserve"> </w:t>
      </w:r>
      <w:r>
        <w:rPr>
          <w:spacing w:val="-2"/>
        </w:rPr>
        <w:t xml:space="preserve">operacional </w:t>
      </w:r>
      <w:r>
        <w:t>das rotas.</w:t>
      </w:r>
    </w:p>
    <w:p w14:paraId="40E1B273" w14:textId="526D3F7E" w:rsidR="00D50FBA" w:rsidRDefault="00D50FBA">
      <w:pPr>
        <w:pStyle w:val="Corpodetexto"/>
        <w:spacing w:before="1" w:line="376" w:lineRule="auto"/>
        <w:ind w:left="140" w:right="121" w:firstLine="1133"/>
        <w:jc w:val="both"/>
      </w:pPr>
      <w:ins w:id="53" w:author="license222" w:date="2026-09-18T10:33:00Z" w16du:dateUtc="2026-09-18T13:33:00Z">
        <w:r>
          <w:t xml:space="preserve">Amanda,  </w:t>
        </w:r>
      </w:ins>
      <w:ins w:id="54" w:author="license222" w:date="2026-09-18T10:34:00Z" w16du:dateUtc="2026-09-18T13:34:00Z">
        <w:r w:rsidR="00C51D3C">
          <w:t>volte nessa seção</w:t>
        </w:r>
      </w:ins>
      <w:ins w:id="55" w:author="license222" w:date="2026-09-18T10:37:00Z" w16du:dateUtc="2026-09-18T13:37:00Z">
        <w:r w:rsidR="007404F3">
          <w:t xml:space="preserve"> e</w:t>
        </w:r>
      </w:ins>
      <w:ins w:id="56" w:author="license222" w:date="2026-09-18T10:34:00Z" w16du:dateUtc="2026-09-18T13:34:00Z">
        <w:r w:rsidR="00C51D3C">
          <w:t xml:space="preserve"> </w:t>
        </w:r>
      </w:ins>
      <w:ins w:id="57" w:author="license222" w:date="2026-09-18T10:33:00Z" w16du:dateUtc="2026-09-18T13:33:00Z">
        <w:r>
          <w:t>não se esqueça de utilizar ao longo do texto a sigla PRV.</w:t>
        </w:r>
      </w:ins>
      <w:ins w:id="58" w:author="license222" w:date="2026-09-18T10:34:00Z" w16du:dateUtc="2026-09-18T13:34:00Z">
        <w:r w:rsidR="00C51D3C">
          <w:t xml:space="preserve"> Você já definiu anteriormente e por isso, você precisa padronizar a forma </w:t>
        </w:r>
        <w:r w:rsidR="00EA64E5">
          <w:t>como você escreve. Existem mo</w:t>
        </w:r>
      </w:ins>
      <w:ins w:id="59" w:author="license222" w:date="2026-09-18T10:35:00Z" w16du:dateUtc="2026-09-18T13:35:00Z">
        <w:r w:rsidR="00EA64E5">
          <w:t xml:space="preserve">mentos que você escreve por </w:t>
        </w:r>
        <w:r w:rsidR="00004E6B">
          <w:t xml:space="preserve">extenso e </w:t>
        </w:r>
      </w:ins>
      <w:ins w:id="60" w:author="license222" w:date="2026-09-18T10:37:00Z" w16du:dateUtc="2026-09-18T13:37:00Z">
        <w:r w:rsidR="007404F3">
          <w:t>existem</w:t>
        </w:r>
      </w:ins>
      <w:ins w:id="61" w:author="license222" w:date="2026-09-18T10:35:00Z" w16du:dateUtc="2026-09-18T13:35:00Z">
        <w:r w:rsidR="00004E6B">
          <w:t xml:space="preserve"> momento</w:t>
        </w:r>
      </w:ins>
      <w:ins w:id="62" w:author="license222" w:date="2026-09-18T10:37:00Z" w16du:dateUtc="2026-09-18T13:37:00Z">
        <w:r w:rsidR="007404F3">
          <w:t>s</w:t>
        </w:r>
      </w:ins>
      <w:ins w:id="63" w:author="license222" w:date="2026-09-18T10:35:00Z" w16du:dateUtc="2026-09-18T13:35:00Z">
        <w:r w:rsidR="00004E6B">
          <w:t xml:space="preserve"> que você utiliza  a sigla. </w:t>
        </w:r>
      </w:ins>
      <w:ins w:id="64" w:author="license222" w:date="2026-09-18T10:37:00Z" w16du:dateUtc="2026-09-18T13:37:00Z">
        <w:r w:rsidR="00544981">
          <w:t>Precisa padronizar.</w:t>
        </w:r>
      </w:ins>
      <w:ins w:id="65" w:author="license222" w:date="2026-09-18T10:33:00Z" w16du:dateUtc="2026-09-18T13:33:00Z">
        <w:r>
          <w:t xml:space="preserve"> </w:t>
        </w:r>
      </w:ins>
    </w:p>
    <w:p w14:paraId="781084CD" w14:textId="77777777" w:rsidR="00036C99" w:rsidRDefault="00036C99">
      <w:pPr>
        <w:pStyle w:val="Corpodetexto"/>
        <w:spacing w:before="83"/>
      </w:pPr>
    </w:p>
    <w:p w14:paraId="2CC3AA0E" w14:textId="77777777" w:rsidR="00036C99" w:rsidRDefault="004767C7">
      <w:pPr>
        <w:pStyle w:val="Ttulo1"/>
        <w:numPr>
          <w:ilvl w:val="1"/>
          <w:numId w:val="2"/>
        </w:numPr>
        <w:tabs>
          <w:tab w:val="left" w:pos="659"/>
        </w:tabs>
        <w:ind w:left="659" w:hanging="537"/>
      </w:pPr>
      <w:bookmarkStart w:id="66" w:name="Objetivos"/>
      <w:bookmarkEnd w:id="66"/>
      <w:r>
        <w:rPr>
          <w:spacing w:val="-2"/>
        </w:rPr>
        <w:t>Objetivos</w:t>
      </w:r>
    </w:p>
    <w:p w14:paraId="695F9F0B" w14:textId="77777777" w:rsidR="00036C99" w:rsidRDefault="00036C99">
      <w:pPr>
        <w:pStyle w:val="Corpodetexto"/>
        <w:spacing w:before="170"/>
        <w:rPr>
          <w:b/>
        </w:rPr>
      </w:pPr>
    </w:p>
    <w:p w14:paraId="14655F89" w14:textId="77777777" w:rsidR="00036C99" w:rsidRDefault="004767C7">
      <w:pPr>
        <w:pStyle w:val="Ttulo2"/>
        <w:numPr>
          <w:ilvl w:val="2"/>
          <w:numId w:val="2"/>
        </w:numPr>
        <w:tabs>
          <w:tab w:val="left" w:pos="839"/>
        </w:tabs>
        <w:ind w:hanging="717"/>
      </w:pPr>
      <w:bookmarkStart w:id="67" w:name="Objetivo_Geral"/>
      <w:bookmarkEnd w:id="67"/>
      <w:r>
        <w:t>Objetivo</w:t>
      </w:r>
      <w:r>
        <w:rPr>
          <w:spacing w:val="-14"/>
        </w:rPr>
        <w:t xml:space="preserve"> </w:t>
      </w:r>
      <w:r>
        <w:rPr>
          <w:spacing w:val="-2"/>
        </w:rPr>
        <w:t>Geral</w:t>
      </w:r>
    </w:p>
    <w:p w14:paraId="100ECBE3" w14:textId="77777777" w:rsidR="00036C99" w:rsidRDefault="00036C99">
      <w:pPr>
        <w:pStyle w:val="Corpodetexto"/>
        <w:spacing w:before="170"/>
        <w:rPr>
          <w:b/>
          <w:i/>
        </w:rPr>
      </w:pPr>
    </w:p>
    <w:p w14:paraId="30A2164A" w14:textId="58680AB6" w:rsidR="00036C99" w:rsidRDefault="004767C7" w:rsidP="00F0518E">
      <w:pPr>
        <w:pStyle w:val="Corpodetexto"/>
        <w:spacing w:line="376" w:lineRule="auto"/>
        <w:ind w:left="140" w:right="141" w:firstLine="1133"/>
        <w:jc w:val="both"/>
      </w:pPr>
      <w:r>
        <w:t>O</w:t>
      </w:r>
      <w:r>
        <w:rPr>
          <w:spacing w:val="-7"/>
        </w:rPr>
        <w:t xml:space="preserve"> </w:t>
      </w:r>
      <w:r>
        <w:t>objetivo</w:t>
      </w:r>
      <w:r>
        <w:rPr>
          <w:spacing w:val="-7"/>
        </w:rPr>
        <w:t xml:space="preserve"> </w:t>
      </w:r>
      <w:del w:id="68" w:author="license222" w:date="2026-09-18T10:38:00Z" w16du:dateUtc="2026-09-18T13:38:00Z">
        <w:r w:rsidDel="009F3856">
          <w:delText>central</w:delText>
        </w:r>
        <w:r w:rsidDel="009F3856">
          <w:rPr>
            <w:spacing w:val="-7"/>
          </w:rPr>
          <w:delText xml:space="preserve"> </w:delText>
        </w:r>
      </w:del>
      <w:ins w:id="69" w:author="license222" w:date="2026-09-18T10:38:00Z" w16du:dateUtc="2026-09-18T13:38:00Z">
        <w:r w:rsidR="009F3856">
          <w:t xml:space="preserve">geral </w:t>
        </w:r>
      </w:ins>
      <w:r>
        <w:t>desta</w:t>
      </w:r>
      <w:r>
        <w:rPr>
          <w:spacing w:val="-7"/>
        </w:rPr>
        <w:t xml:space="preserve"> </w:t>
      </w:r>
      <w:r>
        <w:t>pesquisa</w:t>
      </w:r>
      <w:r>
        <w:rPr>
          <w:spacing w:val="-7"/>
        </w:rPr>
        <w:t xml:space="preserve"> </w:t>
      </w:r>
      <w:r>
        <w:t>é</w:t>
      </w:r>
      <w:r>
        <w:rPr>
          <w:spacing w:val="-7"/>
        </w:rPr>
        <w:t xml:space="preserve"> </w:t>
      </w:r>
      <w:r>
        <w:t>propor</w:t>
      </w:r>
      <w:r>
        <w:rPr>
          <w:spacing w:val="-7"/>
        </w:rPr>
        <w:t xml:space="preserve"> </w:t>
      </w:r>
      <w:r>
        <w:t>um</w:t>
      </w:r>
      <w:r>
        <w:rPr>
          <w:spacing w:val="-7"/>
        </w:rPr>
        <w:t xml:space="preserve"> </w:t>
      </w:r>
      <w:r>
        <w:t>modelo</w:t>
      </w:r>
      <w:r>
        <w:rPr>
          <w:spacing w:val="-7"/>
        </w:rPr>
        <w:t xml:space="preserve"> </w:t>
      </w:r>
      <w:r>
        <w:t>matématico</w:t>
      </w:r>
      <w:r>
        <w:rPr>
          <w:spacing w:val="-7"/>
        </w:rPr>
        <w:t xml:space="preserve"> </w:t>
      </w:r>
      <w:r>
        <w:t>para</w:t>
      </w:r>
      <w:r>
        <w:rPr>
          <w:spacing w:val="-7"/>
        </w:rPr>
        <w:t xml:space="preserve"> </w:t>
      </w:r>
      <w:r>
        <w:t>o</w:t>
      </w:r>
      <w:r>
        <w:rPr>
          <w:spacing w:val="-7"/>
        </w:rPr>
        <w:t xml:space="preserve"> </w:t>
      </w:r>
      <w:r>
        <w:t xml:space="preserve">problema </w:t>
      </w:r>
      <w:r>
        <w:rPr>
          <w:spacing w:val="-2"/>
        </w:rPr>
        <w:t>de</w:t>
      </w:r>
      <w:r>
        <w:rPr>
          <w:spacing w:val="-13"/>
        </w:rPr>
        <w:t xml:space="preserve"> </w:t>
      </w:r>
      <w:r>
        <w:rPr>
          <w:spacing w:val="-2"/>
        </w:rPr>
        <w:t>roteamento</w:t>
      </w:r>
      <w:r>
        <w:rPr>
          <w:spacing w:val="-12"/>
        </w:rPr>
        <w:t xml:space="preserve"> </w:t>
      </w:r>
      <w:r>
        <w:rPr>
          <w:spacing w:val="-2"/>
        </w:rPr>
        <w:t>de</w:t>
      </w:r>
      <w:r>
        <w:rPr>
          <w:spacing w:val="-12"/>
        </w:rPr>
        <w:t xml:space="preserve"> </w:t>
      </w:r>
      <w:del w:id="70" w:author="license222" w:date="2026-09-18T10:38:00Z" w16du:dateUtc="2026-09-18T13:38:00Z">
        <w:r w:rsidDel="00F0518E">
          <w:rPr>
            <w:spacing w:val="-2"/>
          </w:rPr>
          <w:delText>ônibus</w:delText>
        </w:r>
        <w:r w:rsidDel="00F0518E">
          <w:rPr>
            <w:spacing w:val="-12"/>
          </w:rPr>
          <w:delText xml:space="preserve"> </w:delText>
        </w:r>
      </w:del>
      <w:ins w:id="71" w:author="license222" w:date="2026-09-18T10:38:00Z" w16du:dateUtc="2026-09-18T13:38:00Z">
        <w:r w:rsidR="00F0518E">
          <w:rPr>
            <w:spacing w:val="-2"/>
          </w:rPr>
          <w:t>veículos</w:t>
        </w:r>
        <w:r w:rsidR="00F0518E">
          <w:rPr>
            <w:spacing w:val="-12"/>
          </w:rPr>
          <w:t xml:space="preserve"> </w:t>
        </w:r>
      </w:ins>
      <w:r>
        <w:rPr>
          <w:spacing w:val="-2"/>
        </w:rPr>
        <w:t>com</w:t>
      </w:r>
      <w:r>
        <w:rPr>
          <w:spacing w:val="-12"/>
        </w:rPr>
        <w:t xml:space="preserve"> </w:t>
      </w:r>
      <w:r w:rsidRPr="001C1FF9">
        <w:rPr>
          <w:spacing w:val="-2"/>
          <w:highlight w:val="yellow"/>
        </w:rPr>
        <w:t>frota</w:t>
      </w:r>
      <w:r w:rsidRPr="001C1FF9">
        <w:rPr>
          <w:spacing w:val="-12"/>
          <w:highlight w:val="yellow"/>
        </w:rPr>
        <w:t xml:space="preserve"> </w:t>
      </w:r>
      <w:r w:rsidRPr="001C1FF9">
        <w:rPr>
          <w:spacing w:val="-2"/>
          <w:highlight w:val="yellow"/>
        </w:rPr>
        <w:t>homogênea</w:t>
      </w:r>
      <w:r>
        <w:rPr>
          <w:spacing w:val="-12"/>
        </w:rPr>
        <w:t xml:space="preserve"> </w:t>
      </w:r>
      <w:r>
        <w:rPr>
          <w:spacing w:val="-2"/>
        </w:rPr>
        <w:t>de</w:t>
      </w:r>
      <w:r>
        <w:rPr>
          <w:spacing w:val="-12"/>
        </w:rPr>
        <w:t xml:space="preserve"> </w:t>
      </w:r>
      <w:r>
        <w:rPr>
          <w:spacing w:val="-2"/>
        </w:rPr>
        <w:t>uma</w:t>
      </w:r>
      <w:r>
        <w:rPr>
          <w:spacing w:val="-12"/>
        </w:rPr>
        <w:t xml:space="preserve"> </w:t>
      </w:r>
      <w:r>
        <w:rPr>
          <w:spacing w:val="-2"/>
        </w:rPr>
        <w:t>empresa</w:t>
      </w:r>
      <w:r>
        <w:rPr>
          <w:spacing w:val="-12"/>
        </w:rPr>
        <w:t xml:space="preserve"> </w:t>
      </w:r>
      <w:r>
        <w:rPr>
          <w:spacing w:val="-2"/>
        </w:rPr>
        <w:t>privada,</w:t>
      </w:r>
      <w:r>
        <w:rPr>
          <w:spacing w:val="-11"/>
        </w:rPr>
        <w:t xml:space="preserve"> </w:t>
      </w:r>
      <w:r>
        <w:rPr>
          <w:spacing w:val="-2"/>
        </w:rPr>
        <w:t>considerando</w:t>
      </w:r>
      <w:r>
        <w:rPr>
          <w:spacing w:val="-12"/>
        </w:rPr>
        <w:t xml:space="preserve"> </w:t>
      </w:r>
      <w:r w:rsidRPr="001C1FF9">
        <w:rPr>
          <w:spacing w:val="-2"/>
          <w:highlight w:val="yellow"/>
        </w:rPr>
        <w:t>janelas</w:t>
      </w:r>
      <w:r w:rsidRPr="001C1FF9">
        <w:rPr>
          <w:spacing w:val="-12"/>
          <w:highlight w:val="yellow"/>
        </w:rPr>
        <w:t xml:space="preserve"> </w:t>
      </w:r>
      <w:r w:rsidRPr="001C1FF9">
        <w:rPr>
          <w:spacing w:val="-5"/>
          <w:highlight w:val="yellow"/>
        </w:rPr>
        <w:t>de</w:t>
      </w:r>
      <w:r w:rsidR="00F0518E">
        <w:rPr>
          <w:spacing w:val="-5"/>
          <w:highlight w:val="yellow"/>
        </w:rPr>
        <w:t xml:space="preserve"> </w:t>
      </w:r>
      <w:r w:rsidRPr="001C1FF9">
        <w:rPr>
          <w:highlight w:val="yellow"/>
        </w:rPr>
        <w:t>tempo,</w:t>
      </w:r>
      <w:r w:rsidRPr="001C1FF9">
        <w:rPr>
          <w:spacing w:val="-10"/>
          <w:highlight w:val="yellow"/>
        </w:rPr>
        <w:t xml:space="preserve"> </w:t>
      </w:r>
      <w:r w:rsidRPr="001C1FF9">
        <w:rPr>
          <w:highlight w:val="yellow"/>
        </w:rPr>
        <w:t>capacidade</w:t>
      </w:r>
      <w:r w:rsidRPr="001C1FF9">
        <w:rPr>
          <w:spacing w:val="-9"/>
          <w:highlight w:val="yellow"/>
        </w:rPr>
        <w:t xml:space="preserve"> </w:t>
      </w:r>
      <w:r w:rsidRPr="001C1FF9">
        <w:rPr>
          <w:highlight w:val="yellow"/>
        </w:rPr>
        <w:t>de</w:t>
      </w:r>
      <w:r w:rsidRPr="001C1FF9">
        <w:rPr>
          <w:spacing w:val="-10"/>
          <w:highlight w:val="yellow"/>
        </w:rPr>
        <w:t xml:space="preserve"> </w:t>
      </w:r>
      <w:r w:rsidRPr="001C1FF9">
        <w:rPr>
          <w:highlight w:val="yellow"/>
        </w:rPr>
        <w:t>transportar</w:t>
      </w:r>
      <w:r w:rsidRPr="001C1FF9">
        <w:rPr>
          <w:spacing w:val="-10"/>
          <w:highlight w:val="yellow"/>
        </w:rPr>
        <w:t xml:space="preserve"> </w:t>
      </w:r>
      <w:r w:rsidRPr="001C1FF9">
        <w:rPr>
          <w:highlight w:val="yellow"/>
        </w:rPr>
        <w:t>funcionários</w:t>
      </w:r>
      <w:r w:rsidRPr="001C1FF9">
        <w:rPr>
          <w:spacing w:val="-10"/>
          <w:highlight w:val="yellow"/>
        </w:rPr>
        <w:t xml:space="preserve"> </w:t>
      </w:r>
      <w:r w:rsidRPr="001C1FF9">
        <w:rPr>
          <w:highlight w:val="yellow"/>
        </w:rPr>
        <w:t>e</w:t>
      </w:r>
      <w:r w:rsidRPr="001C1FF9">
        <w:rPr>
          <w:spacing w:val="-10"/>
          <w:highlight w:val="yellow"/>
        </w:rPr>
        <w:t xml:space="preserve"> </w:t>
      </w:r>
      <w:r w:rsidRPr="001C1FF9">
        <w:rPr>
          <w:highlight w:val="yellow"/>
        </w:rPr>
        <w:t>os</w:t>
      </w:r>
      <w:r w:rsidRPr="001C1FF9">
        <w:rPr>
          <w:spacing w:val="-9"/>
          <w:highlight w:val="yellow"/>
        </w:rPr>
        <w:t xml:space="preserve"> </w:t>
      </w:r>
      <w:r w:rsidRPr="001C1FF9">
        <w:rPr>
          <w:highlight w:val="yellow"/>
        </w:rPr>
        <w:t>custos</w:t>
      </w:r>
      <w:r w:rsidRPr="001C1FF9">
        <w:rPr>
          <w:spacing w:val="-10"/>
          <w:highlight w:val="yellow"/>
        </w:rPr>
        <w:t xml:space="preserve"> </w:t>
      </w:r>
      <w:r w:rsidRPr="001C1FF9">
        <w:rPr>
          <w:highlight w:val="yellow"/>
        </w:rPr>
        <w:t>envolvidos</w:t>
      </w:r>
      <w:r w:rsidRPr="001C1FF9">
        <w:rPr>
          <w:spacing w:val="-10"/>
          <w:highlight w:val="yellow"/>
        </w:rPr>
        <w:t xml:space="preserve"> </w:t>
      </w:r>
      <w:r w:rsidRPr="001C1FF9">
        <w:rPr>
          <w:highlight w:val="yellow"/>
        </w:rPr>
        <w:t>nas</w:t>
      </w:r>
      <w:r w:rsidRPr="001C1FF9">
        <w:rPr>
          <w:spacing w:val="-10"/>
          <w:highlight w:val="yellow"/>
        </w:rPr>
        <w:t xml:space="preserve"> </w:t>
      </w:r>
      <w:r w:rsidRPr="001C1FF9">
        <w:rPr>
          <w:highlight w:val="yellow"/>
        </w:rPr>
        <w:t>rotas</w:t>
      </w:r>
      <w:r>
        <w:rPr>
          <w:spacing w:val="-10"/>
        </w:rPr>
        <w:t xml:space="preserve"> </w:t>
      </w:r>
      <w:r>
        <w:t>com</w:t>
      </w:r>
      <w:r>
        <w:rPr>
          <w:spacing w:val="-10"/>
        </w:rPr>
        <w:t xml:space="preserve"> </w:t>
      </w:r>
      <w:r>
        <w:t>dados</w:t>
      </w:r>
      <w:r>
        <w:rPr>
          <w:spacing w:val="-9"/>
        </w:rPr>
        <w:t xml:space="preserve"> </w:t>
      </w:r>
      <w:r>
        <w:t>reais disponibilizado pela empresa.</w:t>
      </w:r>
    </w:p>
    <w:p w14:paraId="553DEA4D" w14:textId="77777777" w:rsidR="00036C99" w:rsidRDefault="00036C99">
      <w:pPr>
        <w:pStyle w:val="Corpodetexto"/>
        <w:spacing w:before="13"/>
      </w:pPr>
    </w:p>
    <w:p w14:paraId="43526882" w14:textId="77777777" w:rsidR="00036C99" w:rsidRDefault="004767C7">
      <w:pPr>
        <w:pStyle w:val="Ttulo2"/>
        <w:numPr>
          <w:ilvl w:val="2"/>
          <w:numId w:val="2"/>
        </w:numPr>
        <w:tabs>
          <w:tab w:val="left" w:pos="839"/>
        </w:tabs>
        <w:spacing w:before="1"/>
        <w:ind w:hanging="717"/>
      </w:pPr>
      <w:bookmarkStart w:id="72" w:name="Objetivos_Específicos"/>
      <w:bookmarkEnd w:id="72"/>
      <w:r>
        <w:t>Objetivos</w:t>
      </w:r>
      <w:r>
        <w:rPr>
          <w:spacing w:val="-15"/>
        </w:rPr>
        <w:t xml:space="preserve"> </w:t>
      </w:r>
      <w:r>
        <w:rPr>
          <w:spacing w:val="-2"/>
        </w:rPr>
        <w:t>Específicos</w:t>
      </w:r>
    </w:p>
    <w:p w14:paraId="4B802994" w14:textId="77777777" w:rsidR="00036C99" w:rsidRDefault="00036C99">
      <w:pPr>
        <w:pStyle w:val="Corpodetexto"/>
        <w:spacing w:before="170"/>
        <w:rPr>
          <w:b/>
          <w:i/>
        </w:rPr>
      </w:pPr>
    </w:p>
    <w:p w14:paraId="0EC7F141" w14:textId="42AF929B" w:rsidR="00036C99" w:rsidRDefault="004767C7">
      <w:pPr>
        <w:pStyle w:val="PargrafodaLista"/>
        <w:numPr>
          <w:ilvl w:val="3"/>
          <w:numId w:val="2"/>
        </w:numPr>
        <w:tabs>
          <w:tab w:val="left" w:pos="715"/>
          <w:tab w:val="left" w:pos="725"/>
        </w:tabs>
        <w:spacing w:line="376" w:lineRule="auto"/>
        <w:ind w:right="141" w:hanging="201"/>
        <w:rPr>
          <w:sz w:val="24"/>
        </w:rPr>
      </w:pPr>
      <w:r>
        <w:rPr>
          <w:sz w:val="24"/>
        </w:rPr>
        <w:t>Analisar a base de dados com as localizações dos funcionários da empresa e parâmetros relevantes ao problema</w:t>
      </w:r>
      <w:ins w:id="73" w:author="license222" w:date="2026-09-11T15:51:00Z" w16du:dateUtc="2026-09-11T18:51:00Z">
        <w:r w:rsidR="00515569">
          <w:rPr>
            <w:sz w:val="24"/>
          </w:rPr>
          <w:t xml:space="preserve"> qual ferramenta você utilzou para fazer essa análise?</w:t>
        </w:r>
      </w:ins>
      <w:r>
        <w:rPr>
          <w:sz w:val="24"/>
        </w:rPr>
        <w:t>;</w:t>
      </w:r>
    </w:p>
    <w:p w14:paraId="277EFFF7" w14:textId="77777777" w:rsidR="00036C99" w:rsidRDefault="004767C7">
      <w:pPr>
        <w:pStyle w:val="PargrafodaLista"/>
        <w:numPr>
          <w:ilvl w:val="3"/>
          <w:numId w:val="2"/>
        </w:numPr>
        <w:tabs>
          <w:tab w:val="left" w:pos="725"/>
        </w:tabs>
        <w:spacing w:line="376" w:lineRule="auto"/>
        <w:ind w:right="101" w:hanging="201"/>
        <w:rPr>
          <w:sz w:val="24"/>
        </w:rPr>
      </w:pPr>
      <w:r>
        <w:rPr>
          <w:sz w:val="24"/>
        </w:rPr>
        <w:t>Elaborar</w:t>
      </w:r>
      <w:r>
        <w:rPr>
          <w:spacing w:val="-13"/>
          <w:sz w:val="24"/>
        </w:rPr>
        <w:t xml:space="preserve"> </w:t>
      </w:r>
      <w:r>
        <w:rPr>
          <w:sz w:val="24"/>
        </w:rPr>
        <w:t>o</w:t>
      </w:r>
      <w:r>
        <w:rPr>
          <w:spacing w:val="-14"/>
          <w:sz w:val="24"/>
        </w:rPr>
        <w:t xml:space="preserve"> </w:t>
      </w:r>
      <w:r>
        <w:rPr>
          <w:sz w:val="24"/>
        </w:rPr>
        <w:t>problema</w:t>
      </w:r>
      <w:r>
        <w:rPr>
          <w:spacing w:val="-13"/>
          <w:sz w:val="24"/>
        </w:rPr>
        <w:t xml:space="preserve"> </w:t>
      </w:r>
      <w:r>
        <w:rPr>
          <w:sz w:val="24"/>
        </w:rPr>
        <w:t>de</w:t>
      </w:r>
      <w:r>
        <w:rPr>
          <w:spacing w:val="-14"/>
          <w:sz w:val="24"/>
        </w:rPr>
        <w:t xml:space="preserve"> </w:t>
      </w:r>
      <w:r>
        <w:rPr>
          <w:sz w:val="24"/>
        </w:rPr>
        <w:t>localização</w:t>
      </w:r>
      <w:r>
        <w:rPr>
          <w:spacing w:val="-13"/>
          <w:sz w:val="24"/>
        </w:rPr>
        <w:t xml:space="preserve"> </w:t>
      </w:r>
      <w:r>
        <w:rPr>
          <w:sz w:val="24"/>
        </w:rPr>
        <w:t>dos</w:t>
      </w:r>
      <w:r>
        <w:rPr>
          <w:spacing w:val="-14"/>
          <w:sz w:val="24"/>
        </w:rPr>
        <w:t xml:space="preserve"> </w:t>
      </w:r>
      <w:r>
        <w:rPr>
          <w:sz w:val="24"/>
        </w:rPr>
        <w:t>pontos</w:t>
      </w:r>
      <w:r>
        <w:rPr>
          <w:spacing w:val="-13"/>
          <w:sz w:val="24"/>
        </w:rPr>
        <w:t xml:space="preserve"> </w:t>
      </w:r>
      <w:r>
        <w:rPr>
          <w:sz w:val="24"/>
        </w:rPr>
        <w:t>de</w:t>
      </w:r>
      <w:r>
        <w:rPr>
          <w:spacing w:val="-14"/>
          <w:sz w:val="24"/>
        </w:rPr>
        <w:t xml:space="preserve"> </w:t>
      </w:r>
      <w:r>
        <w:rPr>
          <w:sz w:val="24"/>
        </w:rPr>
        <w:t>embarque</w:t>
      </w:r>
      <w:r>
        <w:rPr>
          <w:spacing w:val="-13"/>
          <w:sz w:val="24"/>
        </w:rPr>
        <w:t xml:space="preserve"> </w:t>
      </w:r>
      <w:r>
        <w:rPr>
          <w:sz w:val="24"/>
        </w:rPr>
        <w:t>e</w:t>
      </w:r>
      <w:r>
        <w:rPr>
          <w:spacing w:val="-14"/>
          <w:sz w:val="24"/>
        </w:rPr>
        <w:t xml:space="preserve"> </w:t>
      </w:r>
      <w:r>
        <w:rPr>
          <w:sz w:val="24"/>
        </w:rPr>
        <w:t>desembarque</w:t>
      </w:r>
      <w:r>
        <w:rPr>
          <w:spacing w:val="-13"/>
          <w:sz w:val="24"/>
        </w:rPr>
        <w:t xml:space="preserve"> </w:t>
      </w:r>
      <w:r>
        <w:rPr>
          <w:sz w:val="24"/>
        </w:rPr>
        <w:t>dos</w:t>
      </w:r>
      <w:r>
        <w:rPr>
          <w:spacing w:val="-14"/>
          <w:sz w:val="24"/>
        </w:rPr>
        <w:t xml:space="preserve"> </w:t>
      </w:r>
      <w:r>
        <w:rPr>
          <w:sz w:val="24"/>
        </w:rPr>
        <w:t>funcioná-</w:t>
      </w:r>
      <w:r>
        <w:rPr>
          <w:spacing w:val="-2"/>
          <w:sz w:val="24"/>
        </w:rPr>
        <w:t>rios;</w:t>
      </w:r>
    </w:p>
    <w:p w14:paraId="4E2E66CB" w14:textId="3CDB1CE8" w:rsidR="00036C99" w:rsidRDefault="004767C7">
      <w:pPr>
        <w:pStyle w:val="PargrafodaLista"/>
        <w:numPr>
          <w:ilvl w:val="3"/>
          <w:numId w:val="2"/>
        </w:numPr>
        <w:tabs>
          <w:tab w:val="left" w:pos="725"/>
        </w:tabs>
        <w:spacing w:line="376" w:lineRule="auto"/>
        <w:ind w:right="102" w:hanging="201"/>
        <w:rPr>
          <w:sz w:val="24"/>
        </w:rPr>
      </w:pPr>
      <w:r>
        <w:rPr>
          <w:sz w:val="24"/>
        </w:rPr>
        <w:t>Formular</w:t>
      </w:r>
      <w:r>
        <w:rPr>
          <w:spacing w:val="-7"/>
          <w:sz w:val="24"/>
        </w:rPr>
        <w:t xml:space="preserve"> </w:t>
      </w:r>
      <w:r>
        <w:rPr>
          <w:sz w:val="24"/>
        </w:rPr>
        <w:t>o</w:t>
      </w:r>
      <w:r>
        <w:rPr>
          <w:spacing w:val="-7"/>
          <w:sz w:val="24"/>
        </w:rPr>
        <w:t xml:space="preserve"> </w:t>
      </w:r>
      <w:r>
        <w:rPr>
          <w:sz w:val="24"/>
        </w:rPr>
        <w:t>problema</w:t>
      </w:r>
      <w:r>
        <w:rPr>
          <w:spacing w:val="-8"/>
          <w:sz w:val="24"/>
        </w:rPr>
        <w:t xml:space="preserve"> </w:t>
      </w:r>
      <w:r>
        <w:rPr>
          <w:sz w:val="24"/>
        </w:rPr>
        <w:t>de</w:t>
      </w:r>
      <w:r>
        <w:rPr>
          <w:spacing w:val="-7"/>
          <w:sz w:val="24"/>
        </w:rPr>
        <w:t xml:space="preserve"> </w:t>
      </w:r>
      <w:r>
        <w:rPr>
          <w:sz w:val="24"/>
        </w:rPr>
        <w:t>roteamento</w:t>
      </w:r>
      <w:r>
        <w:rPr>
          <w:spacing w:val="-7"/>
          <w:sz w:val="24"/>
        </w:rPr>
        <w:t xml:space="preserve"> </w:t>
      </w:r>
      <w:r>
        <w:rPr>
          <w:sz w:val="24"/>
        </w:rPr>
        <w:t>de</w:t>
      </w:r>
      <w:r>
        <w:rPr>
          <w:spacing w:val="-7"/>
          <w:sz w:val="24"/>
        </w:rPr>
        <w:t xml:space="preserve"> </w:t>
      </w:r>
      <w:del w:id="74" w:author="Samantha Araújo" w:date="2026-09-20T19:43:00Z" w16du:dateUtc="2026-09-20T22:43:00Z">
        <w:r w:rsidDel="007C3374">
          <w:rPr>
            <w:sz w:val="24"/>
          </w:rPr>
          <w:delText>ônibus</w:delText>
        </w:r>
        <w:r w:rsidDel="007C3374">
          <w:rPr>
            <w:spacing w:val="-7"/>
            <w:sz w:val="24"/>
          </w:rPr>
          <w:delText xml:space="preserve"> </w:delText>
        </w:r>
      </w:del>
      <w:ins w:id="75" w:author="Samantha Araújo" w:date="2026-09-20T19:43:00Z" w16du:dateUtc="2026-09-20T22:43:00Z">
        <w:r w:rsidR="007C3374">
          <w:rPr>
            <w:sz w:val="24"/>
          </w:rPr>
          <w:t>veículos</w:t>
        </w:r>
        <w:r w:rsidR="007C3374">
          <w:rPr>
            <w:spacing w:val="-7"/>
            <w:sz w:val="24"/>
          </w:rPr>
          <w:t xml:space="preserve"> </w:t>
        </w:r>
      </w:ins>
      <w:r>
        <w:rPr>
          <w:sz w:val="24"/>
        </w:rPr>
        <w:t>com</w:t>
      </w:r>
      <w:r>
        <w:rPr>
          <w:spacing w:val="-8"/>
          <w:sz w:val="24"/>
        </w:rPr>
        <w:t xml:space="preserve"> </w:t>
      </w:r>
      <w:r>
        <w:rPr>
          <w:sz w:val="24"/>
        </w:rPr>
        <w:t>janelas</w:t>
      </w:r>
      <w:r>
        <w:rPr>
          <w:spacing w:val="-7"/>
          <w:sz w:val="24"/>
        </w:rPr>
        <w:t xml:space="preserve"> </w:t>
      </w:r>
      <w:r>
        <w:rPr>
          <w:sz w:val="24"/>
        </w:rPr>
        <w:t>de</w:t>
      </w:r>
      <w:r>
        <w:rPr>
          <w:spacing w:val="-7"/>
          <w:sz w:val="24"/>
        </w:rPr>
        <w:t xml:space="preserve"> </w:t>
      </w:r>
      <w:r>
        <w:rPr>
          <w:sz w:val="24"/>
        </w:rPr>
        <w:t>tempo</w:t>
      </w:r>
      <w:r>
        <w:rPr>
          <w:spacing w:val="-7"/>
          <w:sz w:val="24"/>
        </w:rPr>
        <w:t xml:space="preserve"> </w:t>
      </w:r>
      <w:r>
        <w:rPr>
          <w:sz w:val="24"/>
        </w:rPr>
        <w:t>por</w:t>
      </w:r>
      <w:r>
        <w:rPr>
          <w:spacing w:val="-7"/>
          <w:sz w:val="24"/>
        </w:rPr>
        <w:t xml:space="preserve"> </w:t>
      </w:r>
      <w:r>
        <w:rPr>
          <w:sz w:val="24"/>
        </w:rPr>
        <w:t>meio</w:t>
      </w:r>
      <w:r>
        <w:rPr>
          <w:spacing w:val="-7"/>
          <w:sz w:val="24"/>
        </w:rPr>
        <w:t xml:space="preserve"> </w:t>
      </w:r>
      <w:r>
        <w:rPr>
          <w:sz w:val="24"/>
        </w:rPr>
        <w:t>da</w:t>
      </w:r>
      <w:r>
        <w:rPr>
          <w:spacing w:val="-8"/>
          <w:sz w:val="24"/>
        </w:rPr>
        <w:t xml:space="preserve"> </w:t>
      </w:r>
      <w:r>
        <w:rPr>
          <w:sz w:val="24"/>
        </w:rPr>
        <w:t>Progra-mação Linear Inteira;</w:t>
      </w:r>
      <w:ins w:id="76" w:author="Samantha Araújo" w:date="2026-09-22T12:04:00Z" w16du:dateUtc="2026-09-22T15:04:00Z">
        <w:r w:rsidR="008F4833">
          <w:rPr>
            <w:sz w:val="24"/>
          </w:rPr>
          <w:t xml:space="preserve"> os tempos de atendimento são contínuos</w:t>
        </w:r>
      </w:ins>
      <w:ins w:id="77" w:author="Samantha Araújo" w:date="2026-09-22T12:05:00Z" w16du:dateUtc="2026-09-22T15:05:00Z">
        <w:r w:rsidR="008F4833">
          <w:rPr>
            <w:sz w:val="24"/>
          </w:rPr>
          <w:t>? Talvez seja MILP...</w:t>
        </w:r>
        <w:r w:rsidR="00E75997">
          <w:rPr>
            <w:sz w:val="24"/>
          </w:rPr>
          <w:t xml:space="preserve"> </w:t>
        </w:r>
      </w:ins>
      <w:ins w:id="78" w:author="Samantha Araújo" w:date="2026-09-22T12:06:00Z" w16du:dateUtc="2026-09-22T15:06:00Z">
        <w:r w:rsidR="00E75997">
          <w:rPr>
            <w:sz w:val="24"/>
          </w:rPr>
          <w:t xml:space="preserve">(só se </w:t>
        </w:r>
      </w:ins>
      <w:ins w:id="79" w:author="Samantha Araújo" w:date="2026-09-22T12:05:00Z" w16du:dateUtc="2026-09-22T15:05:00Z">
        <w:r w:rsidR="00E75997">
          <w:rPr>
            <w:sz w:val="24"/>
          </w:rPr>
          <w:t>discretizar o tempo</w:t>
        </w:r>
      </w:ins>
      <w:ins w:id="80" w:author="Samantha Araújo" w:date="2026-09-22T12:06:00Z" w16du:dateUtc="2026-09-22T15:06:00Z">
        <w:r w:rsidR="00E75997">
          <w:rPr>
            <w:sz w:val="24"/>
          </w:rPr>
          <w:t>)</w:t>
        </w:r>
      </w:ins>
    </w:p>
    <w:p w14:paraId="652A5F32" w14:textId="77777777" w:rsidR="00036C99" w:rsidRDefault="004767C7">
      <w:pPr>
        <w:pStyle w:val="PargrafodaLista"/>
        <w:numPr>
          <w:ilvl w:val="3"/>
          <w:numId w:val="2"/>
        </w:numPr>
        <w:tabs>
          <w:tab w:val="left" w:pos="724"/>
        </w:tabs>
        <w:ind w:left="724" w:hanging="200"/>
        <w:rPr>
          <w:sz w:val="24"/>
        </w:rPr>
      </w:pPr>
      <w:r>
        <w:rPr>
          <w:sz w:val="24"/>
        </w:rPr>
        <w:t>Desenvolver</w:t>
      </w:r>
      <w:r>
        <w:rPr>
          <w:spacing w:val="-11"/>
          <w:sz w:val="24"/>
        </w:rPr>
        <w:t xml:space="preserve"> </w:t>
      </w:r>
      <w:r>
        <w:rPr>
          <w:sz w:val="24"/>
        </w:rPr>
        <w:t>rotas</w:t>
      </w:r>
      <w:r>
        <w:rPr>
          <w:spacing w:val="-11"/>
          <w:sz w:val="24"/>
        </w:rPr>
        <w:t xml:space="preserve"> </w:t>
      </w:r>
      <w:r>
        <w:rPr>
          <w:sz w:val="24"/>
        </w:rPr>
        <w:t>alternativas</w:t>
      </w:r>
      <w:r>
        <w:rPr>
          <w:spacing w:val="-11"/>
          <w:sz w:val="24"/>
        </w:rPr>
        <w:t xml:space="preserve"> </w:t>
      </w:r>
      <w:r>
        <w:rPr>
          <w:sz w:val="24"/>
        </w:rPr>
        <w:t>com</w:t>
      </w:r>
      <w:r>
        <w:rPr>
          <w:spacing w:val="-10"/>
          <w:sz w:val="24"/>
        </w:rPr>
        <w:t xml:space="preserve"> </w:t>
      </w:r>
      <w:r>
        <w:rPr>
          <w:sz w:val="24"/>
        </w:rPr>
        <w:t>a</w:t>
      </w:r>
      <w:r>
        <w:rPr>
          <w:spacing w:val="-11"/>
          <w:sz w:val="24"/>
        </w:rPr>
        <w:t xml:space="preserve"> </w:t>
      </w:r>
      <w:r>
        <w:rPr>
          <w:sz w:val="24"/>
        </w:rPr>
        <w:t>aplicação</w:t>
      </w:r>
      <w:r>
        <w:rPr>
          <w:spacing w:val="-11"/>
          <w:sz w:val="24"/>
        </w:rPr>
        <w:t xml:space="preserve"> </w:t>
      </w:r>
      <w:r>
        <w:rPr>
          <w:sz w:val="24"/>
        </w:rPr>
        <w:t>de</w:t>
      </w:r>
      <w:r>
        <w:rPr>
          <w:spacing w:val="-11"/>
          <w:sz w:val="24"/>
        </w:rPr>
        <w:t xml:space="preserve"> </w:t>
      </w:r>
      <w:r>
        <w:rPr>
          <w:sz w:val="24"/>
        </w:rPr>
        <w:t>heurísticas</w:t>
      </w:r>
      <w:r>
        <w:rPr>
          <w:spacing w:val="-10"/>
          <w:sz w:val="24"/>
        </w:rPr>
        <w:t xml:space="preserve"> </w:t>
      </w:r>
      <w:r>
        <w:rPr>
          <w:sz w:val="24"/>
        </w:rPr>
        <w:t>e</w:t>
      </w:r>
      <w:r>
        <w:rPr>
          <w:spacing w:val="-11"/>
          <w:sz w:val="24"/>
        </w:rPr>
        <w:t xml:space="preserve"> </w:t>
      </w:r>
      <w:r>
        <w:rPr>
          <w:spacing w:val="-2"/>
          <w:sz w:val="24"/>
        </w:rPr>
        <w:t>metaheurísticas;</w:t>
      </w:r>
    </w:p>
    <w:p w14:paraId="2592FF1F" w14:textId="77777777" w:rsidR="00036C99" w:rsidRDefault="004767C7">
      <w:pPr>
        <w:pStyle w:val="PargrafodaLista"/>
        <w:numPr>
          <w:ilvl w:val="3"/>
          <w:numId w:val="2"/>
        </w:numPr>
        <w:tabs>
          <w:tab w:val="left" w:pos="725"/>
        </w:tabs>
        <w:spacing w:before="158" w:line="376" w:lineRule="auto"/>
        <w:ind w:right="141" w:hanging="201"/>
        <w:rPr>
          <w:sz w:val="24"/>
        </w:rPr>
      </w:pPr>
      <w:r>
        <w:rPr>
          <w:sz w:val="24"/>
        </w:rPr>
        <w:t xml:space="preserve">Gerar instâncias ficticias de maior dimensão que possuam as mesmas </w:t>
      </w:r>
      <w:commentRangeStart w:id="81"/>
      <w:r>
        <w:rPr>
          <w:sz w:val="24"/>
        </w:rPr>
        <w:t>caractetiscas</w:t>
      </w:r>
      <w:commentRangeEnd w:id="81"/>
      <w:r w:rsidR="007C3374">
        <w:rPr>
          <w:rStyle w:val="Refdecomentrio"/>
          <w:sz w:val="24"/>
          <w:szCs w:val="22"/>
        </w:rPr>
        <w:commentReference w:id="81"/>
      </w:r>
      <w:r>
        <w:rPr>
          <w:sz w:val="24"/>
        </w:rPr>
        <w:t xml:space="preserve"> das instâncias do estudo de caso;</w:t>
      </w:r>
    </w:p>
    <w:p w14:paraId="135208B4" w14:textId="77777777" w:rsidR="00036C99" w:rsidRDefault="004767C7">
      <w:pPr>
        <w:pStyle w:val="PargrafodaLista"/>
        <w:numPr>
          <w:ilvl w:val="3"/>
          <w:numId w:val="2"/>
        </w:numPr>
        <w:tabs>
          <w:tab w:val="left" w:pos="715"/>
          <w:tab w:val="left" w:pos="725"/>
        </w:tabs>
        <w:spacing w:line="376" w:lineRule="auto"/>
        <w:ind w:right="141" w:hanging="201"/>
        <w:rPr>
          <w:sz w:val="24"/>
        </w:rPr>
      </w:pPr>
      <w:r>
        <w:rPr>
          <w:sz w:val="24"/>
        </w:rPr>
        <w:t>Avaliar</w:t>
      </w:r>
      <w:r>
        <w:rPr>
          <w:spacing w:val="-15"/>
          <w:sz w:val="24"/>
        </w:rPr>
        <w:t xml:space="preserve"> </w:t>
      </w:r>
      <w:r>
        <w:rPr>
          <w:sz w:val="24"/>
        </w:rPr>
        <w:t>o</w:t>
      </w:r>
      <w:r>
        <w:rPr>
          <w:spacing w:val="-15"/>
          <w:sz w:val="24"/>
        </w:rPr>
        <w:t xml:space="preserve"> </w:t>
      </w:r>
      <w:r>
        <w:rPr>
          <w:sz w:val="24"/>
        </w:rPr>
        <w:t>desempenho</w:t>
      </w:r>
      <w:r>
        <w:rPr>
          <w:spacing w:val="-15"/>
          <w:sz w:val="24"/>
        </w:rPr>
        <w:t xml:space="preserve"> </w:t>
      </w:r>
      <w:r>
        <w:rPr>
          <w:sz w:val="24"/>
        </w:rPr>
        <w:t>das</w:t>
      </w:r>
      <w:r>
        <w:rPr>
          <w:spacing w:val="-15"/>
          <w:sz w:val="24"/>
        </w:rPr>
        <w:t xml:space="preserve"> </w:t>
      </w:r>
      <w:r>
        <w:rPr>
          <w:sz w:val="24"/>
        </w:rPr>
        <w:t>rotas</w:t>
      </w:r>
      <w:r>
        <w:rPr>
          <w:spacing w:val="-15"/>
          <w:sz w:val="24"/>
        </w:rPr>
        <w:t xml:space="preserve"> </w:t>
      </w:r>
      <w:r>
        <w:rPr>
          <w:sz w:val="24"/>
        </w:rPr>
        <w:t>obtidas</w:t>
      </w:r>
      <w:r>
        <w:rPr>
          <w:spacing w:val="-15"/>
          <w:sz w:val="24"/>
        </w:rPr>
        <w:t xml:space="preserve"> </w:t>
      </w:r>
      <w:r>
        <w:rPr>
          <w:sz w:val="24"/>
        </w:rPr>
        <w:t>em</w:t>
      </w:r>
      <w:r>
        <w:rPr>
          <w:spacing w:val="-15"/>
          <w:sz w:val="24"/>
        </w:rPr>
        <w:t xml:space="preserve"> </w:t>
      </w:r>
      <w:r>
        <w:rPr>
          <w:sz w:val="24"/>
        </w:rPr>
        <w:t>termos</w:t>
      </w:r>
      <w:r>
        <w:rPr>
          <w:spacing w:val="-15"/>
          <w:sz w:val="24"/>
        </w:rPr>
        <w:t xml:space="preserve"> </w:t>
      </w:r>
      <w:r>
        <w:rPr>
          <w:sz w:val="24"/>
        </w:rPr>
        <w:t>de</w:t>
      </w:r>
      <w:r>
        <w:rPr>
          <w:spacing w:val="-15"/>
          <w:sz w:val="24"/>
        </w:rPr>
        <w:t xml:space="preserve"> </w:t>
      </w:r>
      <w:r>
        <w:rPr>
          <w:sz w:val="24"/>
        </w:rPr>
        <w:t>custos,</w:t>
      </w:r>
      <w:r>
        <w:rPr>
          <w:spacing w:val="-15"/>
          <w:sz w:val="24"/>
        </w:rPr>
        <w:t xml:space="preserve"> </w:t>
      </w:r>
      <w:r>
        <w:rPr>
          <w:sz w:val="24"/>
        </w:rPr>
        <w:t>distância</w:t>
      </w:r>
      <w:r>
        <w:rPr>
          <w:spacing w:val="-15"/>
          <w:sz w:val="24"/>
        </w:rPr>
        <w:t xml:space="preserve"> </w:t>
      </w:r>
      <w:r>
        <w:rPr>
          <w:sz w:val="24"/>
        </w:rPr>
        <w:t>percorrida</w:t>
      </w:r>
      <w:r>
        <w:rPr>
          <w:spacing w:val="-15"/>
          <w:sz w:val="24"/>
        </w:rPr>
        <w:t xml:space="preserve"> </w:t>
      </w:r>
      <w:r>
        <w:rPr>
          <w:sz w:val="24"/>
        </w:rPr>
        <w:t>e</w:t>
      </w:r>
      <w:r>
        <w:rPr>
          <w:spacing w:val="-15"/>
          <w:sz w:val="24"/>
        </w:rPr>
        <w:t xml:space="preserve"> </w:t>
      </w:r>
      <w:r>
        <w:rPr>
          <w:sz w:val="24"/>
        </w:rPr>
        <w:t>tempo de deslocamento.</w:t>
      </w:r>
    </w:p>
    <w:p w14:paraId="4D249CF5" w14:textId="77777777" w:rsidR="00036C99" w:rsidRDefault="00036C99">
      <w:pPr>
        <w:pStyle w:val="PargrafodaLista"/>
        <w:spacing w:line="376" w:lineRule="auto"/>
        <w:rPr>
          <w:sz w:val="24"/>
        </w:rPr>
        <w:sectPr w:rsidR="00036C99">
          <w:headerReference w:type="default" r:id="rId18"/>
          <w:pgSz w:w="11910" w:h="16840"/>
          <w:pgMar w:top="1260" w:right="992" w:bottom="280" w:left="1559" w:header="1034" w:footer="0" w:gutter="0"/>
          <w:cols w:space="720"/>
        </w:sectPr>
      </w:pPr>
    </w:p>
    <w:p w14:paraId="10A64C5B" w14:textId="77777777" w:rsidR="00036C99" w:rsidRDefault="00036C99">
      <w:pPr>
        <w:pStyle w:val="Corpodetexto"/>
        <w:spacing w:before="165"/>
      </w:pPr>
    </w:p>
    <w:p w14:paraId="56CC015E" w14:textId="77777777" w:rsidR="00036C99" w:rsidRDefault="004767C7">
      <w:pPr>
        <w:pStyle w:val="PargrafodaLista"/>
        <w:numPr>
          <w:ilvl w:val="0"/>
          <w:numId w:val="2"/>
        </w:numPr>
        <w:tabs>
          <w:tab w:val="left" w:pos="438"/>
        </w:tabs>
        <w:ind w:left="438" w:hanging="298"/>
        <w:rPr>
          <w:b/>
          <w:sz w:val="24"/>
        </w:rPr>
      </w:pPr>
      <w:bookmarkStart w:id="82" w:name="REVISÃO_DE_LITERATURA"/>
      <w:bookmarkEnd w:id="82"/>
      <w:r>
        <w:rPr>
          <w:b/>
          <w:sz w:val="24"/>
        </w:rPr>
        <w:t>REVISÃO</w:t>
      </w:r>
      <w:r>
        <w:rPr>
          <w:b/>
          <w:spacing w:val="-14"/>
          <w:sz w:val="24"/>
        </w:rPr>
        <w:t xml:space="preserve"> </w:t>
      </w:r>
      <w:r>
        <w:rPr>
          <w:b/>
          <w:sz w:val="24"/>
        </w:rPr>
        <w:t>DE</w:t>
      </w:r>
      <w:r>
        <w:rPr>
          <w:b/>
          <w:spacing w:val="-14"/>
          <w:sz w:val="24"/>
        </w:rPr>
        <w:t xml:space="preserve"> </w:t>
      </w:r>
      <w:r>
        <w:rPr>
          <w:b/>
          <w:spacing w:val="-2"/>
          <w:sz w:val="24"/>
        </w:rPr>
        <w:t>LITERATURA</w:t>
      </w:r>
    </w:p>
    <w:p w14:paraId="6B5D69D5" w14:textId="77777777" w:rsidR="00036C99" w:rsidRDefault="00036C99">
      <w:pPr>
        <w:pStyle w:val="Corpodetexto"/>
        <w:spacing w:before="171"/>
        <w:rPr>
          <w:b/>
        </w:rPr>
      </w:pPr>
    </w:p>
    <w:p w14:paraId="79B205CA" w14:textId="77777777" w:rsidR="00036C99" w:rsidRDefault="004767C7">
      <w:pPr>
        <w:pStyle w:val="Ttulo1"/>
        <w:numPr>
          <w:ilvl w:val="1"/>
          <w:numId w:val="2"/>
        </w:numPr>
        <w:tabs>
          <w:tab w:val="left" w:pos="677"/>
        </w:tabs>
        <w:ind w:left="677" w:hanging="537"/>
      </w:pPr>
      <w:bookmarkStart w:id="83" w:name="Problema_de_Localização_de_Facilidades"/>
      <w:bookmarkEnd w:id="83"/>
      <w:r>
        <w:t>Problema</w:t>
      </w:r>
      <w:r>
        <w:rPr>
          <w:spacing w:val="-9"/>
        </w:rPr>
        <w:t xml:space="preserve"> </w:t>
      </w:r>
      <w:r>
        <w:t>de</w:t>
      </w:r>
      <w:r>
        <w:rPr>
          <w:spacing w:val="-9"/>
        </w:rPr>
        <w:t xml:space="preserve"> </w:t>
      </w:r>
      <w:r>
        <w:t>Localização</w:t>
      </w:r>
      <w:r>
        <w:rPr>
          <w:spacing w:val="-9"/>
        </w:rPr>
        <w:t xml:space="preserve"> </w:t>
      </w:r>
      <w:r>
        <w:t>de</w:t>
      </w:r>
      <w:r>
        <w:rPr>
          <w:spacing w:val="-9"/>
        </w:rPr>
        <w:t xml:space="preserve"> </w:t>
      </w:r>
      <w:r>
        <w:rPr>
          <w:spacing w:val="-2"/>
        </w:rPr>
        <w:t>Facilidades</w:t>
      </w:r>
    </w:p>
    <w:p w14:paraId="3D950880" w14:textId="77777777" w:rsidR="00036C99" w:rsidRDefault="00036C99">
      <w:pPr>
        <w:pStyle w:val="Corpodetexto"/>
        <w:spacing w:before="170"/>
        <w:rPr>
          <w:b/>
        </w:rPr>
      </w:pPr>
    </w:p>
    <w:p w14:paraId="1973E28E" w14:textId="4C8BE8CC" w:rsidR="00036C99" w:rsidRDefault="004767C7">
      <w:pPr>
        <w:pStyle w:val="Corpodetexto"/>
        <w:spacing w:line="376" w:lineRule="auto"/>
        <w:ind w:left="140" w:right="111" w:firstLine="1133"/>
        <w:jc w:val="both"/>
      </w:pPr>
      <w:r>
        <w:t>À medida que empresas privadas ou organizações públicas pretendem realizar a implantação de alguma estrutura para prestação de determinado serviço, visando atender a</w:t>
      </w:r>
      <w:r>
        <w:rPr>
          <w:spacing w:val="40"/>
        </w:rPr>
        <w:t xml:space="preserve"> </w:t>
      </w:r>
      <w:r>
        <w:t xml:space="preserve">uma demanda específica em uma determinada localidade, diversos requisitos precisam ser considerados </w:t>
      </w:r>
      <w:hyperlink w:anchor="_bookmark14" w:history="1">
        <w:r>
          <w:t>(CABRAL,</w:t>
        </w:r>
      </w:hyperlink>
      <w:r>
        <w:t xml:space="preserve"> </w:t>
      </w:r>
      <w:hyperlink w:anchor="_bookmark14" w:history="1">
        <w:r>
          <w:t>2019).</w:t>
        </w:r>
      </w:hyperlink>
      <w:r>
        <w:t xml:space="preserve"> Entre esses requisitos destacam-se o atendimento à demanda local,</w:t>
      </w:r>
      <w:r>
        <w:rPr>
          <w:spacing w:val="-13"/>
        </w:rPr>
        <w:t xml:space="preserve"> </w:t>
      </w:r>
      <w:r>
        <w:t>os</w:t>
      </w:r>
      <w:r>
        <w:rPr>
          <w:spacing w:val="-13"/>
        </w:rPr>
        <w:t xml:space="preserve"> </w:t>
      </w:r>
      <w:r>
        <w:t>custos</w:t>
      </w:r>
      <w:r>
        <w:rPr>
          <w:spacing w:val="-13"/>
        </w:rPr>
        <w:t xml:space="preserve"> </w:t>
      </w:r>
      <w:r>
        <w:t>operacionais,</w:t>
      </w:r>
      <w:r>
        <w:rPr>
          <w:spacing w:val="-13"/>
        </w:rPr>
        <w:t xml:space="preserve"> </w:t>
      </w:r>
      <w:r>
        <w:t>a</w:t>
      </w:r>
      <w:r>
        <w:rPr>
          <w:spacing w:val="-13"/>
        </w:rPr>
        <w:t xml:space="preserve"> </w:t>
      </w:r>
      <w:r>
        <w:t>distância</w:t>
      </w:r>
      <w:r>
        <w:rPr>
          <w:spacing w:val="-13"/>
        </w:rPr>
        <w:t xml:space="preserve"> </w:t>
      </w:r>
      <w:r>
        <w:t>de</w:t>
      </w:r>
      <w:r>
        <w:rPr>
          <w:spacing w:val="-13"/>
        </w:rPr>
        <w:t xml:space="preserve"> </w:t>
      </w:r>
      <w:r>
        <w:t>deslocamento</w:t>
      </w:r>
      <w:r>
        <w:rPr>
          <w:spacing w:val="-13"/>
        </w:rPr>
        <w:t xml:space="preserve"> </w:t>
      </w:r>
      <w:r>
        <w:t>da</w:t>
      </w:r>
      <w:r>
        <w:rPr>
          <w:spacing w:val="-13"/>
        </w:rPr>
        <w:t xml:space="preserve"> </w:t>
      </w:r>
      <w:r>
        <w:t>demanda</w:t>
      </w:r>
      <w:r>
        <w:rPr>
          <w:spacing w:val="-13"/>
        </w:rPr>
        <w:t xml:space="preserve"> </w:t>
      </w:r>
      <w:r>
        <w:t>até</w:t>
      </w:r>
      <w:r>
        <w:rPr>
          <w:spacing w:val="-13"/>
        </w:rPr>
        <w:t xml:space="preserve"> </w:t>
      </w:r>
      <w:r>
        <w:t>o</w:t>
      </w:r>
      <w:r>
        <w:rPr>
          <w:spacing w:val="-13"/>
        </w:rPr>
        <w:t xml:space="preserve"> </w:t>
      </w:r>
      <w:r>
        <w:t>ponto</w:t>
      </w:r>
      <w:r>
        <w:rPr>
          <w:spacing w:val="-13"/>
        </w:rPr>
        <w:t xml:space="preserve"> </w:t>
      </w:r>
      <w:r>
        <w:t>de</w:t>
      </w:r>
      <w:r>
        <w:rPr>
          <w:spacing w:val="-13"/>
        </w:rPr>
        <w:t xml:space="preserve"> </w:t>
      </w:r>
      <w:r>
        <w:t xml:space="preserve">instalação, além de outros fatores que influenciam a tomada de decisão </w:t>
      </w:r>
      <w:hyperlink w:anchor="_bookmark14" w:history="1">
        <w:r>
          <w:t>(CABRAL,</w:t>
        </w:r>
      </w:hyperlink>
      <w:r>
        <w:t xml:space="preserve"> </w:t>
      </w:r>
      <w:hyperlink w:anchor="_bookmark14" w:history="1">
        <w:r>
          <w:t>2019).</w:t>
        </w:r>
      </w:hyperlink>
    </w:p>
    <w:p w14:paraId="0DC72314" w14:textId="77777777" w:rsidR="00036C99" w:rsidRDefault="004767C7">
      <w:pPr>
        <w:pStyle w:val="Corpodetexto"/>
        <w:spacing w:before="1" w:line="376" w:lineRule="auto"/>
        <w:ind w:left="140" w:right="141" w:firstLine="1133"/>
        <w:jc w:val="both"/>
      </w:pPr>
      <w:r>
        <w:rPr>
          <w:spacing w:val="-2"/>
        </w:rPr>
        <w:t>Diante</w:t>
      </w:r>
      <w:r>
        <w:rPr>
          <w:spacing w:val="-6"/>
        </w:rPr>
        <w:t xml:space="preserve"> </w:t>
      </w:r>
      <w:r>
        <w:rPr>
          <w:spacing w:val="-2"/>
        </w:rPr>
        <w:t>desse</w:t>
      </w:r>
      <w:r>
        <w:rPr>
          <w:spacing w:val="-6"/>
        </w:rPr>
        <w:t xml:space="preserve"> </w:t>
      </w:r>
      <w:r>
        <w:rPr>
          <w:spacing w:val="-2"/>
        </w:rPr>
        <w:t>contexto,</w:t>
      </w:r>
      <w:r>
        <w:rPr>
          <w:spacing w:val="-6"/>
        </w:rPr>
        <w:t xml:space="preserve"> </w:t>
      </w:r>
      <w:r>
        <w:rPr>
          <w:spacing w:val="-2"/>
        </w:rPr>
        <w:t>surge</w:t>
      </w:r>
      <w:r>
        <w:rPr>
          <w:spacing w:val="-6"/>
        </w:rPr>
        <w:t xml:space="preserve"> </w:t>
      </w:r>
      <w:r>
        <w:rPr>
          <w:spacing w:val="-2"/>
        </w:rPr>
        <w:t>a</w:t>
      </w:r>
      <w:r>
        <w:rPr>
          <w:spacing w:val="-6"/>
        </w:rPr>
        <w:t xml:space="preserve"> </w:t>
      </w:r>
      <w:r>
        <w:rPr>
          <w:spacing w:val="-2"/>
        </w:rPr>
        <w:t>necessidade</w:t>
      </w:r>
      <w:r>
        <w:rPr>
          <w:spacing w:val="-6"/>
        </w:rPr>
        <w:t xml:space="preserve"> </w:t>
      </w:r>
      <w:r>
        <w:rPr>
          <w:spacing w:val="-2"/>
        </w:rPr>
        <w:t>de</w:t>
      </w:r>
      <w:r>
        <w:rPr>
          <w:spacing w:val="-6"/>
        </w:rPr>
        <w:t xml:space="preserve"> </w:t>
      </w:r>
      <w:r>
        <w:rPr>
          <w:spacing w:val="-2"/>
        </w:rPr>
        <w:t>identificar</w:t>
      </w:r>
      <w:r>
        <w:rPr>
          <w:spacing w:val="-6"/>
        </w:rPr>
        <w:t xml:space="preserve"> </w:t>
      </w:r>
      <w:r>
        <w:rPr>
          <w:spacing w:val="-2"/>
        </w:rPr>
        <w:t>uma</w:t>
      </w:r>
      <w:r>
        <w:rPr>
          <w:spacing w:val="-6"/>
        </w:rPr>
        <w:t xml:space="preserve"> </w:t>
      </w:r>
      <w:r>
        <w:rPr>
          <w:spacing w:val="-2"/>
        </w:rPr>
        <w:t>localização</w:t>
      </w:r>
      <w:r>
        <w:rPr>
          <w:spacing w:val="-6"/>
        </w:rPr>
        <w:t xml:space="preserve"> </w:t>
      </w:r>
      <w:r>
        <w:rPr>
          <w:spacing w:val="-2"/>
        </w:rPr>
        <w:t>viável</w:t>
      </w:r>
      <w:r>
        <w:rPr>
          <w:spacing w:val="-6"/>
        </w:rPr>
        <w:t xml:space="preserve"> </w:t>
      </w:r>
      <w:r>
        <w:rPr>
          <w:spacing w:val="-2"/>
        </w:rPr>
        <w:t xml:space="preserve">que </w:t>
      </w:r>
      <w:r>
        <w:t>atenda aos requisitos estabelecidos.</w:t>
      </w:r>
      <w:r>
        <w:rPr>
          <w:spacing w:val="40"/>
        </w:rPr>
        <w:t xml:space="preserve"> </w:t>
      </w:r>
      <w:r>
        <w:t xml:space="preserve">Com esse propósito, </w:t>
      </w:r>
      <w:hyperlink w:anchor="_bookmark37" w:history="1">
        <w:r>
          <w:t xml:space="preserve">Shmoys </w:t>
        </w:r>
        <w:r>
          <w:rPr>
            <w:i/>
          </w:rPr>
          <w:t>et al.</w:t>
        </w:r>
      </w:hyperlink>
      <w:r>
        <w:rPr>
          <w:i/>
        </w:rPr>
        <w:t xml:space="preserve"> </w:t>
      </w:r>
      <w:hyperlink w:anchor="_bookmark37" w:history="1">
        <w:r>
          <w:t>(1997),</w:t>
        </w:r>
      </w:hyperlink>
      <w:r>
        <w:t xml:space="preserve"> cita em suas pesquisas o modelo clássico do Problema de Localização de Facilidades (PLF), cujo objetivo </w:t>
      </w:r>
      <w:r>
        <w:rPr>
          <w:spacing w:val="-2"/>
        </w:rPr>
        <w:t>consiste</w:t>
      </w:r>
      <w:r>
        <w:rPr>
          <w:spacing w:val="-13"/>
        </w:rPr>
        <w:t xml:space="preserve"> </w:t>
      </w:r>
      <w:r>
        <w:rPr>
          <w:spacing w:val="-2"/>
        </w:rPr>
        <w:t>em</w:t>
      </w:r>
      <w:r>
        <w:rPr>
          <w:spacing w:val="-13"/>
        </w:rPr>
        <w:t xml:space="preserve"> </w:t>
      </w:r>
      <w:r>
        <w:rPr>
          <w:spacing w:val="-2"/>
        </w:rPr>
        <w:t>determinar</w:t>
      </w:r>
      <w:r>
        <w:rPr>
          <w:spacing w:val="-13"/>
        </w:rPr>
        <w:t xml:space="preserve"> </w:t>
      </w:r>
      <w:r>
        <w:rPr>
          <w:spacing w:val="-2"/>
        </w:rPr>
        <w:t>os</w:t>
      </w:r>
      <w:r>
        <w:rPr>
          <w:spacing w:val="-13"/>
        </w:rPr>
        <w:t xml:space="preserve"> </w:t>
      </w:r>
      <w:r>
        <w:rPr>
          <w:spacing w:val="-2"/>
        </w:rPr>
        <w:t>melhores</w:t>
      </w:r>
      <w:r>
        <w:rPr>
          <w:spacing w:val="-13"/>
        </w:rPr>
        <w:t xml:space="preserve"> </w:t>
      </w:r>
      <w:r>
        <w:rPr>
          <w:spacing w:val="-2"/>
        </w:rPr>
        <w:t>pontos</w:t>
      </w:r>
      <w:r>
        <w:rPr>
          <w:spacing w:val="-13"/>
        </w:rPr>
        <w:t xml:space="preserve"> </w:t>
      </w:r>
      <w:r>
        <w:rPr>
          <w:spacing w:val="-2"/>
        </w:rPr>
        <w:t>para</w:t>
      </w:r>
      <w:r>
        <w:rPr>
          <w:spacing w:val="-13"/>
        </w:rPr>
        <w:t xml:space="preserve"> </w:t>
      </w:r>
      <w:r>
        <w:rPr>
          <w:spacing w:val="-2"/>
        </w:rPr>
        <w:t>a</w:t>
      </w:r>
      <w:r>
        <w:rPr>
          <w:spacing w:val="-13"/>
        </w:rPr>
        <w:t xml:space="preserve"> </w:t>
      </w:r>
      <w:r>
        <w:rPr>
          <w:spacing w:val="-2"/>
        </w:rPr>
        <w:t>instalação</w:t>
      </w:r>
      <w:r>
        <w:rPr>
          <w:spacing w:val="-13"/>
        </w:rPr>
        <w:t xml:space="preserve"> </w:t>
      </w:r>
      <w:r>
        <w:rPr>
          <w:spacing w:val="-2"/>
        </w:rPr>
        <w:t>de</w:t>
      </w:r>
      <w:r>
        <w:rPr>
          <w:spacing w:val="-13"/>
        </w:rPr>
        <w:t xml:space="preserve"> </w:t>
      </w:r>
      <w:r>
        <w:rPr>
          <w:spacing w:val="-2"/>
        </w:rPr>
        <w:t>facilidades</w:t>
      </w:r>
      <w:r>
        <w:rPr>
          <w:spacing w:val="-13"/>
        </w:rPr>
        <w:t xml:space="preserve"> </w:t>
      </w:r>
      <w:r>
        <w:rPr>
          <w:spacing w:val="-2"/>
        </w:rPr>
        <w:t>dentro</w:t>
      </w:r>
      <w:r>
        <w:rPr>
          <w:spacing w:val="-13"/>
        </w:rPr>
        <w:t xml:space="preserve"> </w:t>
      </w:r>
      <w:r>
        <w:rPr>
          <w:spacing w:val="-2"/>
        </w:rPr>
        <w:t>de</w:t>
      </w:r>
      <w:r>
        <w:rPr>
          <w:spacing w:val="-13"/>
        </w:rPr>
        <w:t xml:space="preserve"> </w:t>
      </w:r>
      <w:r>
        <w:rPr>
          <w:spacing w:val="-2"/>
        </w:rPr>
        <w:t>um</w:t>
      </w:r>
      <w:r>
        <w:rPr>
          <w:spacing w:val="-13"/>
        </w:rPr>
        <w:t xml:space="preserve"> </w:t>
      </w:r>
      <w:r>
        <w:rPr>
          <w:spacing w:val="-2"/>
        </w:rPr>
        <w:t xml:space="preserve">conjunto </w:t>
      </w:r>
      <w:r>
        <w:t>de</w:t>
      </w:r>
      <w:r>
        <w:rPr>
          <w:spacing w:val="-9"/>
        </w:rPr>
        <w:t xml:space="preserve"> </w:t>
      </w:r>
      <w:r>
        <w:t>possiveis</w:t>
      </w:r>
      <w:r>
        <w:rPr>
          <w:spacing w:val="-9"/>
        </w:rPr>
        <w:t xml:space="preserve"> </w:t>
      </w:r>
      <w:r>
        <w:t>localidades,</w:t>
      </w:r>
      <w:r>
        <w:rPr>
          <w:spacing w:val="-9"/>
        </w:rPr>
        <w:t xml:space="preserve"> </w:t>
      </w:r>
      <w:r>
        <w:t>considerando,</w:t>
      </w:r>
      <w:r>
        <w:rPr>
          <w:spacing w:val="-9"/>
        </w:rPr>
        <w:t xml:space="preserve"> </w:t>
      </w:r>
      <w:r>
        <w:t>simultaneamente,</w:t>
      </w:r>
      <w:r>
        <w:rPr>
          <w:spacing w:val="-9"/>
        </w:rPr>
        <w:t xml:space="preserve"> </w:t>
      </w:r>
      <w:r>
        <w:t>o</w:t>
      </w:r>
      <w:r>
        <w:rPr>
          <w:spacing w:val="-9"/>
        </w:rPr>
        <w:t xml:space="preserve"> </w:t>
      </w:r>
      <w:r>
        <w:t>conjunto</w:t>
      </w:r>
      <w:r>
        <w:rPr>
          <w:spacing w:val="-9"/>
        </w:rPr>
        <w:t xml:space="preserve"> </w:t>
      </w:r>
      <w:r>
        <w:t>de</w:t>
      </w:r>
      <w:r>
        <w:rPr>
          <w:spacing w:val="-9"/>
        </w:rPr>
        <w:t xml:space="preserve"> </w:t>
      </w:r>
      <w:r>
        <w:t>demandas</w:t>
      </w:r>
      <w:r>
        <w:rPr>
          <w:spacing w:val="-9"/>
        </w:rPr>
        <w:t xml:space="preserve"> </w:t>
      </w:r>
      <w:r>
        <w:t>que</w:t>
      </w:r>
      <w:r>
        <w:rPr>
          <w:spacing w:val="-9"/>
        </w:rPr>
        <w:t xml:space="preserve"> </w:t>
      </w:r>
      <w:r>
        <w:t>deverão ser atendidos.</w:t>
      </w:r>
    </w:p>
    <w:p w14:paraId="2B99604D" w14:textId="3A1095F4" w:rsidR="00036C99" w:rsidRDefault="004767C7">
      <w:pPr>
        <w:pStyle w:val="Corpodetexto"/>
        <w:spacing w:line="376" w:lineRule="auto"/>
        <w:ind w:left="140" w:right="99" w:firstLine="1133"/>
        <w:jc w:val="both"/>
      </w:pPr>
      <w:r>
        <w:t>Dentro da literatura clássica</w:t>
      </w:r>
      <w:ins w:id="84" w:author="Samantha Araújo" w:date="2026-09-20T19:46:00Z" w16du:dateUtc="2026-09-20T22:46:00Z">
        <w:r w:rsidR="000D6110">
          <w:t xml:space="preserve">, </w:t>
        </w:r>
      </w:ins>
      <w:ins w:id="85" w:author="Samantha Araújo" w:date="2026-09-20T19:47:00Z" w16du:dateUtc="2026-09-20T22:47:00Z">
        <w:r w:rsidR="000D6110">
          <w:t>tais como XXXXXX</w:t>
        </w:r>
      </w:ins>
      <w:r>
        <w:t>, esses problemas ainda são ramificados em diversas classes de problemas determinísticos, diferenciando-se principalmente pelo objetivo que se deseja alcançar.</w:t>
      </w:r>
      <w:r>
        <w:rPr>
          <w:spacing w:val="40"/>
        </w:rPr>
        <w:t xml:space="preserve"> </w:t>
      </w:r>
      <w:r>
        <w:t>Entre esses objetivos destacam-se a minimização da distância percorrida, a maximização</w:t>
      </w:r>
      <w:r>
        <w:rPr>
          <w:spacing w:val="-15"/>
        </w:rPr>
        <w:t xml:space="preserve"> </w:t>
      </w:r>
      <w:r>
        <w:t>da</w:t>
      </w:r>
      <w:r>
        <w:rPr>
          <w:spacing w:val="-15"/>
        </w:rPr>
        <w:t xml:space="preserve"> </w:t>
      </w:r>
      <w:r>
        <w:t>cobertura</w:t>
      </w:r>
      <w:r>
        <w:rPr>
          <w:spacing w:val="-15"/>
        </w:rPr>
        <w:t xml:space="preserve"> </w:t>
      </w:r>
      <w:r>
        <w:t>da</w:t>
      </w:r>
      <w:r>
        <w:rPr>
          <w:spacing w:val="-15"/>
        </w:rPr>
        <w:t xml:space="preserve"> </w:t>
      </w:r>
      <w:r>
        <w:t>demanda,</w:t>
      </w:r>
      <w:r>
        <w:rPr>
          <w:spacing w:val="-15"/>
        </w:rPr>
        <w:t xml:space="preserve"> </w:t>
      </w:r>
      <w:r>
        <w:t>a</w:t>
      </w:r>
      <w:r>
        <w:rPr>
          <w:spacing w:val="-15"/>
        </w:rPr>
        <w:t xml:space="preserve"> </w:t>
      </w:r>
      <w:r>
        <w:t>minimização</w:t>
      </w:r>
      <w:r>
        <w:rPr>
          <w:spacing w:val="-15"/>
        </w:rPr>
        <w:t xml:space="preserve"> </w:t>
      </w:r>
      <w:r>
        <w:t>dos</w:t>
      </w:r>
      <w:r>
        <w:rPr>
          <w:spacing w:val="-15"/>
        </w:rPr>
        <w:t xml:space="preserve"> </w:t>
      </w:r>
      <w:r>
        <w:t>custos</w:t>
      </w:r>
      <w:r>
        <w:rPr>
          <w:spacing w:val="-15"/>
        </w:rPr>
        <w:t xml:space="preserve"> </w:t>
      </w:r>
      <w:r>
        <w:t>de</w:t>
      </w:r>
      <w:r>
        <w:rPr>
          <w:spacing w:val="-15"/>
        </w:rPr>
        <w:t xml:space="preserve"> </w:t>
      </w:r>
      <w:r>
        <w:t>instalação,</w:t>
      </w:r>
      <w:r>
        <w:rPr>
          <w:spacing w:val="-15"/>
        </w:rPr>
        <w:t xml:space="preserve"> </w:t>
      </w:r>
      <w:r>
        <w:t>entre</w:t>
      </w:r>
      <w:r>
        <w:rPr>
          <w:spacing w:val="-15"/>
        </w:rPr>
        <w:t xml:space="preserve"> </w:t>
      </w:r>
      <w:r>
        <w:t>outros.</w:t>
      </w:r>
      <w:r>
        <w:rPr>
          <w:spacing w:val="-15"/>
        </w:rPr>
        <w:t xml:space="preserve"> </w:t>
      </w:r>
      <w:r>
        <w:t xml:space="preserve">As </w:t>
      </w:r>
      <w:r>
        <w:rPr>
          <w:spacing w:val="-2"/>
        </w:rPr>
        <w:t>principais</w:t>
      </w:r>
      <w:r>
        <w:rPr>
          <w:spacing w:val="-11"/>
        </w:rPr>
        <w:t xml:space="preserve"> </w:t>
      </w:r>
      <w:r>
        <w:rPr>
          <w:spacing w:val="-2"/>
        </w:rPr>
        <w:t>classes</w:t>
      </w:r>
      <w:r>
        <w:rPr>
          <w:spacing w:val="-10"/>
        </w:rPr>
        <w:t xml:space="preserve"> </w:t>
      </w:r>
      <w:r>
        <w:rPr>
          <w:spacing w:val="-2"/>
        </w:rPr>
        <w:t>desses</w:t>
      </w:r>
      <w:r>
        <w:rPr>
          <w:spacing w:val="-10"/>
        </w:rPr>
        <w:t xml:space="preserve"> </w:t>
      </w:r>
      <w:r>
        <w:rPr>
          <w:spacing w:val="-2"/>
        </w:rPr>
        <w:t>problemas</w:t>
      </w:r>
      <w:r>
        <w:rPr>
          <w:spacing w:val="-10"/>
        </w:rPr>
        <w:t xml:space="preserve"> </w:t>
      </w:r>
      <w:r>
        <w:rPr>
          <w:spacing w:val="-2"/>
        </w:rPr>
        <w:t>serão</w:t>
      </w:r>
      <w:r>
        <w:rPr>
          <w:spacing w:val="-11"/>
        </w:rPr>
        <w:t xml:space="preserve"> </w:t>
      </w:r>
      <w:r>
        <w:rPr>
          <w:spacing w:val="-2"/>
        </w:rPr>
        <w:t>descritas</w:t>
      </w:r>
      <w:r>
        <w:rPr>
          <w:spacing w:val="-10"/>
        </w:rPr>
        <w:t xml:space="preserve"> </w:t>
      </w:r>
      <w:r>
        <w:rPr>
          <w:spacing w:val="-2"/>
        </w:rPr>
        <w:t>a</w:t>
      </w:r>
      <w:r>
        <w:rPr>
          <w:spacing w:val="-10"/>
        </w:rPr>
        <w:t xml:space="preserve"> </w:t>
      </w:r>
      <w:r>
        <w:rPr>
          <w:spacing w:val="-2"/>
        </w:rPr>
        <w:t>seguir,</w:t>
      </w:r>
      <w:r>
        <w:rPr>
          <w:spacing w:val="-10"/>
        </w:rPr>
        <w:t xml:space="preserve"> </w:t>
      </w:r>
      <w:r>
        <w:rPr>
          <w:spacing w:val="-2"/>
        </w:rPr>
        <w:t>com</w:t>
      </w:r>
      <w:r>
        <w:rPr>
          <w:spacing w:val="-10"/>
        </w:rPr>
        <w:t xml:space="preserve"> </w:t>
      </w:r>
      <w:r>
        <w:rPr>
          <w:spacing w:val="-2"/>
        </w:rPr>
        <w:t>base</w:t>
      </w:r>
      <w:r>
        <w:rPr>
          <w:spacing w:val="-10"/>
        </w:rPr>
        <w:t xml:space="preserve"> </w:t>
      </w:r>
      <w:r>
        <w:rPr>
          <w:spacing w:val="-2"/>
        </w:rPr>
        <w:t>em</w:t>
      </w:r>
      <w:r>
        <w:rPr>
          <w:spacing w:val="-10"/>
        </w:rPr>
        <w:t xml:space="preserve"> </w:t>
      </w:r>
      <w:hyperlink w:anchor="_bookmark34" w:history="1">
        <w:r>
          <w:rPr>
            <w:spacing w:val="-2"/>
          </w:rPr>
          <w:t>Owen</w:t>
        </w:r>
        <w:r>
          <w:rPr>
            <w:spacing w:val="-11"/>
          </w:rPr>
          <w:t xml:space="preserve"> </w:t>
        </w:r>
        <w:r>
          <w:rPr>
            <w:spacing w:val="-2"/>
          </w:rPr>
          <w:t>e</w:t>
        </w:r>
        <w:r>
          <w:rPr>
            <w:spacing w:val="-10"/>
          </w:rPr>
          <w:t xml:space="preserve"> </w:t>
        </w:r>
        <w:r>
          <w:rPr>
            <w:spacing w:val="-2"/>
          </w:rPr>
          <w:t>Daskin</w:t>
        </w:r>
      </w:hyperlink>
      <w:r>
        <w:rPr>
          <w:spacing w:val="-10"/>
        </w:rPr>
        <w:t xml:space="preserve"> </w:t>
      </w:r>
      <w:hyperlink w:anchor="_bookmark34" w:history="1">
        <w:r>
          <w:rPr>
            <w:spacing w:val="-2"/>
          </w:rPr>
          <w:t>(1998).</w:t>
        </w:r>
      </w:hyperlink>
    </w:p>
    <w:p w14:paraId="36103FFE" w14:textId="77777777" w:rsidR="00036C99" w:rsidRDefault="004767C7">
      <w:pPr>
        <w:pStyle w:val="PargrafodaLista"/>
        <w:numPr>
          <w:ilvl w:val="0"/>
          <w:numId w:val="1"/>
        </w:numPr>
        <w:tabs>
          <w:tab w:val="left" w:pos="725"/>
        </w:tabs>
        <w:spacing w:before="1" w:line="376" w:lineRule="auto"/>
        <w:ind w:right="101"/>
        <w:jc w:val="both"/>
        <w:rPr>
          <w:sz w:val="24"/>
        </w:rPr>
      </w:pPr>
      <w:r>
        <w:rPr>
          <w:sz w:val="24"/>
        </w:rPr>
        <w:t>Problema</w:t>
      </w:r>
      <w:r>
        <w:rPr>
          <w:spacing w:val="-15"/>
          <w:sz w:val="24"/>
        </w:rPr>
        <w:t xml:space="preserve"> </w:t>
      </w:r>
      <w:r>
        <w:rPr>
          <w:sz w:val="24"/>
        </w:rPr>
        <w:t>de</w:t>
      </w:r>
      <w:r>
        <w:rPr>
          <w:spacing w:val="-15"/>
          <w:sz w:val="24"/>
        </w:rPr>
        <w:t xml:space="preserve"> </w:t>
      </w:r>
      <w:r>
        <w:rPr>
          <w:sz w:val="24"/>
        </w:rPr>
        <w:t>Máxima</w:t>
      </w:r>
      <w:r>
        <w:rPr>
          <w:spacing w:val="-15"/>
          <w:sz w:val="24"/>
        </w:rPr>
        <w:t xml:space="preserve"> </w:t>
      </w:r>
      <w:r>
        <w:rPr>
          <w:sz w:val="24"/>
        </w:rPr>
        <w:t>Cobertura:</w:t>
      </w:r>
      <w:r>
        <w:rPr>
          <w:spacing w:val="-15"/>
          <w:sz w:val="24"/>
        </w:rPr>
        <w:t xml:space="preserve"> </w:t>
      </w:r>
      <w:r>
        <w:rPr>
          <w:sz w:val="24"/>
        </w:rPr>
        <w:t>o</w:t>
      </w:r>
      <w:r>
        <w:rPr>
          <w:spacing w:val="-15"/>
          <w:sz w:val="24"/>
        </w:rPr>
        <w:t xml:space="preserve"> </w:t>
      </w:r>
      <w:r>
        <w:rPr>
          <w:sz w:val="24"/>
        </w:rPr>
        <w:t>propósito</w:t>
      </w:r>
      <w:r>
        <w:rPr>
          <w:spacing w:val="-15"/>
          <w:sz w:val="24"/>
        </w:rPr>
        <w:t xml:space="preserve"> </w:t>
      </w:r>
      <w:r>
        <w:rPr>
          <w:sz w:val="24"/>
        </w:rPr>
        <w:t>desse</w:t>
      </w:r>
      <w:r>
        <w:rPr>
          <w:spacing w:val="-15"/>
          <w:sz w:val="24"/>
        </w:rPr>
        <w:t xml:space="preserve"> </w:t>
      </w:r>
      <w:r>
        <w:rPr>
          <w:sz w:val="24"/>
        </w:rPr>
        <w:t>problema</w:t>
      </w:r>
      <w:r>
        <w:rPr>
          <w:spacing w:val="-15"/>
          <w:sz w:val="24"/>
        </w:rPr>
        <w:t xml:space="preserve"> </w:t>
      </w:r>
      <w:r>
        <w:rPr>
          <w:sz w:val="24"/>
        </w:rPr>
        <w:t>é</w:t>
      </w:r>
      <w:r>
        <w:rPr>
          <w:spacing w:val="-15"/>
          <w:sz w:val="24"/>
        </w:rPr>
        <w:t xml:space="preserve"> </w:t>
      </w:r>
      <w:r>
        <w:rPr>
          <w:sz w:val="24"/>
        </w:rPr>
        <w:t>atender</w:t>
      </w:r>
      <w:r>
        <w:rPr>
          <w:spacing w:val="-15"/>
          <w:sz w:val="24"/>
        </w:rPr>
        <w:t xml:space="preserve"> </w:t>
      </w:r>
      <w:r>
        <w:rPr>
          <w:sz w:val="24"/>
        </w:rPr>
        <w:t>à</w:t>
      </w:r>
      <w:r>
        <w:rPr>
          <w:spacing w:val="-15"/>
          <w:sz w:val="24"/>
        </w:rPr>
        <w:t xml:space="preserve"> </w:t>
      </w:r>
      <w:r>
        <w:rPr>
          <w:sz w:val="24"/>
        </w:rPr>
        <w:t>maior</w:t>
      </w:r>
      <w:r>
        <w:rPr>
          <w:spacing w:val="-15"/>
          <w:sz w:val="24"/>
        </w:rPr>
        <w:t xml:space="preserve"> </w:t>
      </w:r>
      <w:r>
        <w:rPr>
          <w:sz w:val="24"/>
        </w:rPr>
        <w:t>quantidade possível</w:t>
      </w:r>
      <w:r>
        <w:rPr>
          <w:spacing w:val="-15"/>
          <w:sz w:val="24"/>
        </w:rPr>
        <w:t xml:space="preserve"> </w:t>
      </w:r>
      <w:r>
        <w:rPr>
          <w:sz w:val="24"/>
        </w:rPr>
        <w:t>de</w:t>
      </w:r>
      <w:r>
        <w:rPr>
          <w:spacing w:val="-15"/>
          <w:sz w:val="24"/>
        </w:rPr>
        <w:t xml:space="preserve"> </w:t>
      </w:r>
      <w:r>
        <w:rPr>
          <w:sz w:val="24"/>
        </w:rPr>
        <w:t>demandas,</w:t>
      </w:r>
      <w:r>
        <w:rPr>
          <w:spacing w:val="-15"/>
          <w:sz w:val="24"/>
        </w:rPr>
        <w:t xml:space="preserve"> </w:t>
      </w:r>
      <w:r>
        <w:rPr>
          <w:sz w:val="24"/>
        </w:rPr>
        <w:t>considerando</w:t>
      </w:r>
      <w:r>
        <w:rPr>
          <w:spacing w:val="-15"/>
          <w:sz w:val="24"/>
        </w:rPr>
        <w:t xml:space="preserve"> </w:t>
      </w:r>
      <w:r>
        <w:rPr>
          <w:sz w:val="24"/>
        </w:rPr>
        <w:t>um</w:t>
      </w:r>
      <w:r>
        <w:rPr>
          <w:spacing w:val="-15"/>
          <w:sz w:val="24"/>
        </w:rPr>
        <w:t xml:space="preserve"> </w:t>
      </w:r>
      <w:r>
        <w:rPr>
          <w:sz w:val="24"/>
        </w:rPr>
        <w:t>custo</w:t>
      </w:r>
      <w:r>
        <w:rPr>
          <w:spacing w:val="-15"/>
          <w:sz w:val="24"/>
        </w:rPr>
        <w:t xml:space="preserve"> </w:t>
      </w:r>
      <w:r>
        <w:rPr>
          <w:sz w:val="24"/>
        </w:rPr>
        <w:t>específico</w:t>
      </w:r>
      <w:r>
        <w:rPr>
          <w:spacing w:val="-15"/>
          <w:sz w:val="24"/>
        </w:rPr>
        <w:t xml:space="preserve"> </w:t>
      </w:r>
      <w:r>
        <w:rPr>
          <w:sz w:val="24"/>
        </w:rPr>
        <w:t>ou</w:t>
      </w:r>
      <w:r>
        <w:rPr>
          <w:spacing w:val="-15"/>
          <w:sz w:val="24"/>
        </w:rPr>
        <w:t xml:space="preserve"> </w:t>
      </w:r>
      <w:r>
        <w:rPr>
          <w:sz w:val="24"/>
        </w:rPr>
        <w:t>outras</w:t>
      </w:r>
      <w:r>
        <w:rPr>
          <w:spacing w:val="-15"/>
          <w:sz w:val="24"/>
        </w:rPr>
        <w:t xml:space="preserve"> </w:t>
      </w:r>
      <w:r>
        <w:rPr>
          <w:sz w:val="24"/>
        </w:rPr>
        <w:t>restrições</w:t>
      </w:r>
      <w:r>
        <w:rPr>
          <w:spacing w:val="-15"/>
          <w:sz w:val="24"/>
        </w:rPr>
        <w:t xml:space="preserve"> </w:t>
      </w:r>
      <w:r>
        <w:rPr>
          <w:sz w:val="24"/>
        </w:rPr>
        <w:t>que</w:t>
      </w:r>
      <w:r>
        <w:rPr>
          <w:spacing w:val="-15"/>
          <w:sz w:val="24"/>
        </w:rPr>
        <w:t xml:space="preserve"> </w:t>
      </w:r>
      <w:r>
        <w:rPr>
          <w:sz w:val="24"/>
        </w:rPr>
        <w:t>impossi-bilitem</w:t>
      </w:r>
      <w:r>
        <w:rPr>
          <w:spacing w:val="-14"/>
          <w:sz w:val="24"/>
        </w:rPr>
        <w:t xml:space="preserve"> </w:t>
      </w:r>
      <w:r>
        <w:rPr>
          <w:sz w:val="24"/>
        </w:rPr>
        <w:t>a</w:t>
      </w:r>
      <w:r>
        <w:rPr>
          <w:spacing w:val="-14"/>
          <w:sz w:val="24"/>
        </w:rPr>
        <w:t xml:space="preserve"> </w:t>
      </w:r>
      <w:r>
        <w:rPr>
          <w:sz w:val="24"/>
        </w:rPr>
        <w:t>cobertura</w:t>
      </w:r>
      <w:r>
        <w:rPr>
          <w:spacing w:val="-14"/>
          <w:sz w:val="24"/>
        </w:rPr>
        <w:t xml:space="preserve"> </w:t>
      </w:r>
      <w:r>
        <w:rPr>
          <w:sz w:val="24"/>
        </w:rPr>
        <w:t>total</w:t>
      </w:r>
      <w:r>
        <w:rPr>
          <w:spacing w:val="-14"/>
          <w:sz w:val="24"/>
        </w:rPr>
        <w:t xml:space="preserve"> </w:t>
      </w:r>
      <w:r>
        <w:rPr>
          <w:sz w:val="24"/>
        </w:rPr>
        <w:t>da</w:t>
      </w:r>
      <w:r>
        <w:rPr>
          <w:spacing w:val="-14"/>
          <w:sz w:val="24"/>
        </w:rPr>
        <w:t xml:space="preserve"> </w:t>
      </w:r>
      <w:r>
        <w:rPr>
          <w:sz w:val="24"/>
        </w:rPr>
        <w:t>área</w:t>
      </w:r>
      <w:r>
        <w:rPr>
          <w:spacing w:val="-14"/>
          <w:sz w:val="24"/>
        </w:rPr>
        <w:t xml:space="preserve"> </w:t>
      </w:r>
      <w:r>
        <w:rPr>
          <w:sz w:val="24"/>
        </w:rPr>
        <w:t>de</w:t>
      </w:r>
      <w:r>
        <w:rPr>
          <w:spacing w:val="-14"/>
          <w:sz w:val="24"/>
        </w:rPr>
        <w:t xml:space="preserve"> </w:t>
      </w:r>
      <w:r>
        <w:rPr>
          <w:sz w:val="24"/>
        </w:rPr>
        <w:t>estudo.</w:t>
      </w:r>
      <w:r>
        <w:rPr>
          <w:spacing w:val="-2"/>
          <w:sz w:val="24"/>
        </w:rPr>
        <w:t xml:space="preserve"> </w:t>
      </w:r>
      <w:r>
        <w:rPr>
          <w:sz w:val="24"/>
        </w:rPr>
        <w:t>Dessa</w:t>
      </w:r>
      <w:r>
        <w:rPr>
          <w:spacing w:val="-14"/>
          <w:sz w:val="24"/>
        </w:rPr>
        <w:t xml:space="preserve"> </w:t>
      </w:r>
      <w:r>
        <w:rPr>
          <w:sz w:val="24"/>
        </w:rPr>
        <w:t>forma,</w:t>
      </w:r>
      <w:r>
        <w:rPr>
          <w:spacing w:val="-14"/>
          <w:sz w:val="24"/>
        </w:rPr>
        <w:t xml:space="preserve"> </w:t>
      </w:r>
      <w:r>
        <w:rPr>
          <w:sz w:val="24"/>
        </w:rPr>
        <w:t>busca-se</w:t>
      </w:r>
      <w:r>
        <w:rPr>
          <w:spacing w:val="-14"/>
          <w:sz w:val="24"/>
        </w:rPr>
        <w:t xml:space="preserve"> </w:t>
      </w:r>
      <w:r>
        <w:rPr>
          <w:sz w:val="24"/>
        </w:rPr>
        <w:t>maximizar</w:t>
      </w:r>
      <w:r>
        <w:rPr>
          <w:spacing w:val="-14"/>
          <w:sz w:val="24"/>
        </w:rPr>
        <w:t xml:space="preserve"> </w:t>
      </w:r>
      <w:r>
        <w:rPr>
          <w:sz w:val="24"/>
        </w:rPr>
        <w:t>a</w:t>
      </w:r>
      <w:r>
        <w:rPr>
          <w:spacing w:val="-14"/>
          <w:sz w:val="24"/>
        </w:rPr>
        <w:t xml:space="preserve"> </w:t>
      </w:r>
      <w:r>
        <w:rPr>
          <w:sz w:val="24"/>
        </w:rPr>
        <w:t>quantidade de demandas atendidas, respeitando as limitações e condições;</w:t>
      </w:r>
    </w:p>
    <w:p w14:paraId="2873BAD5" w14:textId="77777777" w:rsidR="00036C99" w:rsidRDefault="004767C7">
      <w:pPr>
        <w:pStyle w:val="PargrafodaLista"/>
        <w:numPr>
          <w:ilvl w:val="0"/>
          <w:numId w:val="1"/>
        </w:numPr>
        <w:tabs>
          <w:tab w:val="left" w:pos="725"/>
        </w:tabs>
        <w:spacing w:line="376" w:lineRule="auto"/>
        <w:ind w:right="101"/>
        <w:jc w:val="both"/>
        <w:rPr>
          <w:sz w:val="24"/>
        </w:rPr>
      </w:pPr>
      <w:r>
        <w:rPr>
          <w:sz w:val="24"/>
        </w:rPr>
        <w:t>Problema das Medianas: esse problema tem como objetivo principal encontrar a menor distância</w:t>
      </w:r>
      <w:r>
        <w:rPr>
          <w:spacing w:val="-12"/>
          <w:sz w:val="24"/>
        </w:rPr>
        <w:t xml:space="preserve"> </w:t>
      </w:r>
      <w:r>
        <w:rPr>
          <w:sz w:val="24"/>
        </w:rPr>
        <w:t>média</w:t>
      </w:r>
      <w:r>
        <w:rPr>
          <w:spacing w:val="-12"/>
          <w:sz w:val="24"/>
        </w:rPr>
        <w:t xml:space="preserve"> </w:t>
      </w:r>
      <w:r>
        <w:rPr>
          <w:sz w:val="24"/>
        </w:rPr>
        <w:t>de</w:t>
      </w:r>
      <w:r>
        <w:rPr>
          <w:spacing w:val="-11"/>
          <w:sz w:val="24"/>
        </w:rPr>
        <w:t xml:space="preserve"> </w:t>
      </w:r>
      <w:r>
        <w:rPr>
          <w:sz w:val="24"/>
        </w:rPr>
        <w:t>deslocamento</w:t>
      </w:r>
      <w:r>
        <w:rPr>
          <w:spacing w:val="-12"/>
          <w:sz w:val="24"/>
        </w:rPr>
        <w:t xml:space="preserve"> </w:t>
      </w:r>
      <w:r>
        <w:rPr>
          <w:sz w:val="24"/>
        </w:rPr>
        <w:t>entre</w:t>
      </w:r>
      <w:r>
        <w:rPr>
          <w:spacing w:val="-12"/>
          <w:sz w:val="24"/>
        </w:rPr>
        <w:t xml:space="preserve"> </w:t>
      </w:r>
      <w:r>
        <w:rPr>
          <w:sz w:val="24"/>
        </w:rPr>
        <w:t>as</w:t>
      </w:r>
      <w:r>
        <w:rPr>
          <w:spacing w:val="-12"/>
          <w:sz w:val="24"/>
        </w:rPr>
        <w:t xml:space="preserve"> </w:t>
      </w:r>
      <w:r>
        <w:rPr>
          <w:sz w:val="24"/>
        </w:rPr>
        <w:t>demandas</w:t>
      </w:r>
      <w:r>
        <w:rPr>
          <w:spacing w:val="-11"/>
          <w:sz w:val="24"/>
        </w:rPr>
        <w:t xml:space="preserve"> </w:t>
      </w:r>
      <w:r>
        <w:rPr>
          <w:sz w:val="24"/>
        </w:rPr>
        <w:t>e</w:t>
      </w:r>
      <w:r>
        <w:rPr>
          <w:spacing w:val="-12"/>
          <w:sz w:val="24"/>
        </w:rPr>
        <w:t xml:space="preserve"> </w:t>
      </w:r>
      <w:r>
        <w:rPr>
          <w:sz w:val="24"/>
        </w:rPr>
        <w:t>as</w:t>
      </w:r>
      <w:r>
        <w:rPr>
          <w:spacing w:val="-12"/>
          <w:sz w:val="24"/>
        </w:rPr>
        <w:t xml:space="preserve"> </w:t>
      </w:r>
      <w:r>
        <w:rPr>
          <w:sz w:val="24"/>
        </w:rPr>
        <w:t>facilidades. Para</w:t>
      </w:r>
      <w:r>
        <w:rPr>
          <w:spacing w:val="-12"/>
          <w:sz w:val="24"/>
        </w:rPr>
        <w:t xml:space="preserve"> </w:t>
      </w:r>
      <w:r>
        <w:rPr>
          <w:sz w:val="24"/>
        </w:rPr>
        <w:t>isso,</w:t>
      </w:r>
      <w:r>
        <w:rPr>
          <w:spacing w:val="-11"/>
          <w:sz w:val="24"/>
        </w:rPr>
        <w:t xml:space="preserve"> </w:t>
      </w:r>
      <w:r>
        <w:rPr>
          <w:sz w:val="24"/>
        </w:rPr>
        <w:t>considera-se a demanda como um peso, de modo que, quanto maior for a demanda de determinada região,</w:t>
      </w:r>
      <w:r>
        <w:rPr>
          <w:spacing w:val="-13"/>
          <w:sz w:val="24"/>
        </w:rPr>
        <w:t xml:space="preserve"> </w:t>
      </w:r>
      <w:r>
        <w:rPr>
          <w:sz w:val="24"/>
        </w:rPr>
        <w:t>maior</w:t>
      </w:r>
      <w:r>
        <w:rPr>
          <w:spacing w:val="-13"/>
          <w:sz w:val="24"/>
        </w:rPr>
        <w:t xml:space="preserve"> </w:t>
      </w:r>
      <w:r>
        <w:rPr>
          <w:sz w:val="24"/>
        </w:rPr>
        <w:t>será</w:t>
      </w:r>
      <w:r>
        <w:rPr>
          <w:spacing w:val="-13"/>
          <w:sz w:val="24"/>
        </w:rPr>
        <w:t xml:space="preserve"> </w:t>
      </w:r>
      <w:r>
        <w:rPr>
          <w:sz w:val="24"/>
        </w:rPr>
        <w:t>a</w:t>
      </w:r>
      <w:r>
        <w:rPr>
          <w:spacing w:val="-13"/>
          <w:sz w:val="24"/>
        </w:rPr>
        <w:t xml:space="preserve"> </w:t>
      </w:r>
      <w:r>
        <w:rPr>
          <w:sz w:val="24"/>
        </w:rPr>
        <w:t>tendência</w:t>
      </w:r>
      <w:r>
        <w:rPr>
          <w:spacing w:val="-13"/>
          <w:sz w:val="24"/>
        </w:rPr>
        <w:t xml:space="preserve"> </w:t>
      </w:r>
      <w:r>
        <w:rPr>
          <w:sz w:val="24"/>
        </w:rPr>
        <w:t>de</w:t>
      </w:r>
      <w:r>
        <w:rPr>
          <w:spacing w:val="-13"/>
          <w:sz w:val="24"/>
        </w:rPr>
        <w:t xml:space="preserve"> </w:t>
      </w:r>
      <w:r>
        <w:rPr>
          <w:sz w:val="24"/>
        </w:rPr>
        <w:t>posicionar</w:t>
      </w:r>
      <w:r>
        <w:rPr>
          <w:spacing w:val="-13"/>
          <w:sz w:val="24"/>
        </w:rPr>
        <w:t xml:space="preserve"> </w:t>
      </w:r>
      <w:r>
        <w:rPr>
          <w:sz w:val="24"/>
        </w:rPr>
        <w:t>a</w:t>
      </w:r>
      <w:r>
        <w:rPr>
          <w:spacing w:val="-13"/>
          <w:sz w:val="24"/>
        </w:rPr>
        <w:t xml:space="preserve"> </w:t>
      </w:r>
      <w:r>
        <w:rPr>
          <w:sz w:val="24"/>
        </w:rPr>
        <w:t>facilidade</w:t>
      </w:r>
      <w:r>
        <w:rPr>
          <w:spacing w:val="-13"/>
          <w:sz w:val="24"/>
        </w:rPr>
        <w:t xml:space="preserve"> </w:t>
      </w:r>
      <w:r>
        <w:rPr>
          <w:sz w:val="24"/>
        </w:rPr>
        <w:t>de</w:t>
      </w:r>
      <w:r>
        <w:rPr>
          <w:spacing w:val="-13"/>
          <w:sz w:val="24"/>
        </w:rPr>
        <w:t xml:space="preserve"> </w:t>
      </w:r>
      <w:r>
        <w:rPr>
          <w:sz w:val="24"/>
        </w:rPr>
        <w:t>instalação</w:t>
      </w:r>
      <w:r>
        <w:rPr>
          <w:spacing w:val="-13"/>
          <w:sz w:val="24"/>
        </w:rPr>
        <w:t xml:space="preserve"> </w:t>
      </w:r>
      <w:r>
        <w:rPr>
          <w:sz w:val="24"/>
        </w:rPr>
        <w:t>mais</w:t>
      </w:r>
      <w:r>
        <w:rPr>
          <w:spacing w:val="-13"/>
          <w:sz w:val="24"/>
        </w:rPr>
        <w:t xml:space="preserve"> </w:t>
      </w:r>
      <w:r>
        <w:rPr>
          <w:sz w:val="24"/>
        </w:rPr>
        <w:t>próxima</w:t>
      </w:r>
      <w:r>
        <w:rPr>
          <w:spacing w:val="-13"/>
          <w:sz w:val="24"/>
        </w:rPr>
        <w:t xml:space="preserve"> </w:t>
      </w:r>
      <w:r>
        <w:rPr>
          <w:sz w:val="24"/>
        </w:rPr>
        <w:t>desse local, reduzindo a distância média percorrida;</w:t>
      </w:r>
    </w:p>
    <w:p w14:paraId="7AD342C2" w14:textId="77777777" w:rsidR="00036C99" w:rsidRDefault="004767C7">
      <w:pPr>
        <w:pStyle w:val="PargrafodaLista"/>
        <w:numPr>
          <w:ilvl w:val="0"/>
          <w:numId w:val="1"/>
        </w:numPr>
        <w:tabs>
          <w:tab w:val="left" w:pos="725"/>
        </w:tabs>
        <w:spacing w:before="1" w:line="376" w:lineRule="auto"/>
        <w:ind w:right="101"/>
        <w:jc w:val="both"/>
        <w:rPr>
          <w:sz w:val="24"/>
        </w:rPr>
      </w:pPr>
      <w:r>
        <w:rPr>
          <w:sz w:val="24"/>
        </w:rPr>
        <w:t>Problema Central: nesse problema, ressalta-se a finalidade de localizar as facilidades de forma</w:t>
      </w:r>
      <w:r>
        <w:rPr>
          <w:spacing w:val="-10"/>
          <w:sz w:val="24"/>
        </w:rPr>
        <w:t xml:space="preserve"> </w:t>
      </w:r>
      <w:r>
        <w:rPr>
          <w:sz w:val="24"/>
        </w:rPr>
        <w:t>a</w:t>
      </w:r>
      <w:r>
        <w:rPr>
          <w:spacing w:val="-10"/>
          <w:sz w:val="24"/>
        </w:rPr>
        <w:t xml:space="preserve"> </w:t>
      </w:r>
      <w:r>
        <w:rPr>
          <w:sz w:val="24"/>
        </w:rPr>
        <w:t>minimizar</w:t>
      </w:r>
      <w:r>
        <w:rPr>
          <w:spacing w:val="-10"/>
          <w:sz w:val="24"/>
        </w:rPr>
        <w:t xml:space="preserve"> </w:t>
      </w:r>
      <w:r>
        <w:rPr>
          <w:sz w:val="24"/>
        </w:rPr>
        <w:t>a</w:t>
      </w:r>
      <w:r>
        <w:rPr>
          <w:spacing w:val="-10"/>
          <w:sz w:val="24"/>
        </w:rPr>
        <w:t xml:space="preserve"> </w:t>
      </w:r>
      <w:r>
        <w:rPr>
          <w:sz w:val="24"/>
        </w:rPr>
        <w:t>maior</w:t>
      </w:r>
      <w:r>
        <w:rPr>
          <w:spacing w:val="-10"/>
          <w:sz w:val="24"/>
        </w:rPr>
        <w:t xml:space="preserve"> </w:t>
      </w:r>
      <w:r>
        <w:rPr>
          <w:sz w:val="24"/>
        </w:rPr>
        <w:t>distância</w:t>
      </w:r>
      <w:r>
        <w:rPr>
          <w:spacing w:val="-10"/>
          <w:sz w:val="24"/>
        </w:rPr>
        <w:t xml:space="preserve"> </w:t>
      </w:r>
      <w:r>
        <w:rPr>
          <w:sz w:val="24"/>
        </w:rPr>
        <w:t>entre</w:t>
      </w:r>
      <w:r>
        <w:rPr>
          <w:spacing w:val="-10"/>
          <w:sz w:val="24"/>
        </w:rPr>
        <w:t xml:space="preserve"> </w:t>
      </w:r>
      <w:r>
        <w:rPr>
          <w:sz w:val="24"/>
        </w:rPr>
        <w:t>uma</w:t>
      </w:r>
      <w:r>
        <w:rPr>
          <w:spacing w:val="-10"/>
          <w:sz w:val="24"/>
        </w:rPr>
        <w:t xml:space="preserve"> </w:t>
      </w:r>
      <w:r>
        <w:rPr>
          <w:sz w:val="24"/>
        </w:rPr>
        <w:t>demanda</w:t>
      </w:r>
      <w:r>
        <w:rPr>
          <w:spacing w:val="-10"/>
          <w:sz w:val="24"/>
        </w:rPr>
        <w:t xml:space="preserve"> </w:t>
      </w:r>
      <w:r>
        <w:rPr>
          <w:sz w:val="24"/>
        </w:rPr>
        <w:t>e</w:t>
      </w:r>
      <w:r>
        <w:rPr>
          <w:spacing w:val="-10"/>
          <w:sz w:val="24"/>
        </w:rPr>
        <w:t xml:space="preserve"> </w:t>
      </w:r>
      <w:r>
        <w:rPr>
          <w:sz w:val="24"/>
        </w:rPr>
        <w:t>a</w:t>
      </w:r>
      <w:r>
        <w:rPr>
          <w:spacing w:val="-10"/>
          <w:sz w:val="24"/>
        </w:rPr>
        <w:t xml:space="preserve"> </w:t>
      </w:r>
      <w:r>
        <w:rPr>
          <w:sz w:val="24"/>
        </w:rPr>
        <w:t>instalação</w:t>
      </w:r>
      <w:r>
        <w:rPr>
          <w:spacing w:val="-10"/>
          <w:sz w:val="24"/>
        </w:rPr>
        <w:t xml:space="preserve"> </w:t>
      </w:r>
      <w:r>
        <w:rPr>
          <w:sz w:val="24"/>
        </w:rPr>
        <w:t>mais</w:t>
      </w:r>
      <w:r>
        <w:rPr>
          <w:spacing w:val="-10"/>
          <w:sz w:val="24"/>
        </w:rPr>
        <w:t xml:space="preserve"> </w:t>
      </w:r>
      <w:r>
        <w:rPr>
          <w:sz w:val="24"/>
        </w:rPr>
        <w:t>próxima. As-sim,</w:t>
      </w:r>
      <w:r>
        <w:rPr>
          <w:spacing w:val="-11"/>
          <w:sz w:val="24"/>
        </w:rPr>
        <w:t xml:space="preserve"> </w:t>
      </w:r>
      <w:r>
        <w:rPr>
          <w:sz w:val="24"/>
        </w:rPr>
        <w:t>o</w:t>
      </w:r>
      <w:r>
        <w:rPr>
          <w:spacing w:val="-10"/>
          <w:sz w:val="24"/>
        </w:rPr>
        <w:t xml:space="preserve"> </w:t>
      </w:r>
      <w:r>
        <w:rPr>
          <w:sz w:val="24"/>
        </w:rPr>
        <w:t>modelo</w:t>
      </w:r>
      <w:r>
        <w:rPr>
          <w:spacing w:val="-11"/>
          <w:sz w:val="24"/>
        </w:rPr>
        <w:t xml:space="preserve"> </w:t>
      </w:r>
      <w:r>
        <w:rPr>
          <w:sz w:val="24"/>
        </w:rPr>
        <w:t>procura</w:t>
      </w:r>
      <w:r>
        <w:rPr>
          <w:spacing w:val="-11"/>
          <w:sz w:val="24"/>
        </w:rPr>
        <w:t xml:space="preserve"> </w:t>
      </w:r>
      <w:r>
        <w:rPr>
          <w:sz w:val="24"/>
        </w:rPr>
        <w:t>aproximar</w:t>
      </w:r>
      <w:r>
        <w:rPr>
          <w:spacing w:val="-11"/>
          <w:sz w:val="24"/>
        </w:rPr>
        <w:t xml:space="preserve"> </w:t>
      </w:r>
      <w:r>
        <w:rPr>
          <w:sz w:val="24"/>
        </w:rPr>
        <w:t>as</w:t>
      </w:r>
      <w:r>
        <w:rPr>
          <w:spacing w:val="-11"/>
          <w:sz w:val="24"/>
        </w:rPr>
        <w:t xml:space="preserve"> </w:t>
      </w:r>
      <w:r>
        <w:rPr>
          <w:sz w:val="24"/>
        </w:rPr>
        <w:t>instalações</w:t>
      </w:r>
      <w:r>
        <w:rPr>
          <w:spacing w:val="-10"/>
          <w:sz w:val="24"/>
        </w:rPr>
        <w:t xml:space="preserve"> </w:t>
      </w:r>
      <w:r>
        <w:rPr>
          <w:sz w:val="24"/>
        </w:rPr>
        <w:t>dos</w:t>
      </w:r>
      <w:r>
        <w:rPr>
          <w:spacing w:val="-11"/>
          <w:sz w:val="24"/>
        </w:rPr>
        <w:t xml:space="preserve"> </w:t>
      </w:r>
      <w:r>
        <w:rPr>
          <w:sz w:val="24"/>
        </w:rPr>
        <w:t>pontos</w:t>
      </w:r>
      <w:r>
        <w:rPr>
          <w:spacing w:val="-11"/>
          <w:sz w:val="24"/>
        </w:rPr>
        <w:t xml:space="preserve"> </w:t>
      </w:r>
      <w:r>
        <w:rPr>
          <w:sz w:val="24"/>
        </w:rPr>
        <w:t>de</w:t>
      </w:r>
      <w:r>
        <w:rPr>
          <w:spacing w:val="-11"/>
          <w:sz w:val="24"/>
        </w:rPr>
        <w:t xml:space="preserve"> </w:t>
      </w:r>
      <w:r>
        <w:rPr>
          <w:sz w:val="24"/>
        </w:rPr>
        <w:t>demanda</w:t>
      </w:r>
      <w:r>
        <w:rPr>
          <w:spacing w:val="-10"/>
          <w:sz w:val="24"/>
        </w:rPr>
        <w:t xml:space="preserve"> </w:t>
      </w:r>
      <w:r>
        <w:rPr>
          <w:sz w:val="24"/>
        </w:rPr>
        <w:t>que</w:t>
      </w:r>
      <w:r>
        <w:rPr>
          <w:spacing w:val="-11"/>
          <w:sz w:val="24"/>
        </w:rPr>
        <w:t xml:space="preserve"> </w:t>
      </w:r>
      <w:r>
        <w:rPr>
          <w:sz w:val="24"/>
        </w:rPr>
        <w:t>se</w:t>
      </w:r>
      <w:r>
        <w:rPr>
          <w:spacing w:val="-11"/>
          <w:sz w:val="24"/>
        </w:rPr>
        <w:t xml:space="preserve"> </w:t>
      </w:r>
      <w:r>
        <w:rPr>
          <w:sz w:val="24"/>
        </w:rPr>
        <w:t>encontram</w:t>
      </w:r>
    </w:p>
    <w:p w14:paraId="15B51453" w14:textId="77777777" w:rsidR="00036C99" w:rsidRDefault="00036C99">
      <w:pPr>
        <w:pStyle w:val="PargrafodaLista"/>
        <w:spacing w:line="376" w:lineRule="auto"/>
        <w:jc w:val="both"/>
        <w:rPr>
          <w:sz w:val="24"/>
        </w:rPr>
        <w:sectPr w:rsidR="00036C99">
          <w:pgSz w:w="11910" w:h="16840"/>
          <w:pgMar w:top="1260" w:right="992" w:bottom="280" w:left="1559" w:header="1034" w:footer="0" w:gutter="0"/>
          <w:cols w:space="720"/>
        </w:sectPr>
      </w:pPr>
    </w:p>
    <w:p w14:paraId="5ED973C4" w14:textId="77777777" w:rsidR="00036C99" w:rsidRDefault="00036C99">
      <w:pPr>
        <w:pStyle w:val="Corpodetexto"/>
        <w:spacing w:before="165"/>
      </w:pPr>
    </w:p>
    <w:p w14:paraId="573B0835" w14:textId="77777777" w:rsidR="00036C99" w:rsidRDefault="004767C7">
      <w:pPr>
        <w:pStyle w:val="Corpodetexto"/>
        <w:spacing w:line="376" w:lineRule="auto"/>
        <w:ind w:left="725" w:right="141"/>
        <w:jc w:val="both"/>
      </w:pPr>
      <w:r>
        <w:t>mais</w:t>
      </w:r>
      <w:r>
        <w:rPr>
          <w:spacing w:val="-8"/>
        </w:rPr>
        <w:t xml:space="preserve"> </w:t>
      </w:r>
      <w:r>
        <w:t>distantes,</w:t>
      </w:r>
      <w:r>
        <w:rPr>
          <w:spacing w:val="-8"/>
        </w:rPr>
        <w:t xml:space="preserve"> </w:t>
      </w:r>
      <w:r>
        <w:t>reduzindo</w:t>
      </w:r>
      <w:r>
        <w:rPr>
          <w:spacing w:val="-8"/>
        </w:rPr>
        <w:t xml:space="preserve"> </w:t>
      </w:r>
      <w:r>
        <w:t>a</w:t>
      </w:r>
      <w:r>
        <w:rPr>
          <w:spacing w:val="-8"/>
        </w:rPr>
        <w:t xml:space="preserve"> </w:t>
      </w:r>
      <w:r>
        <w:t>pior</w:t>
      </w:r>
      <w:r>
        <w:rPr>
          <w:spacing w:val="-8"/>
        </w:rPr>
        <w:t xml:space="preserve"> </w:t>
      </w:r>
      <w:r>
        <w:t>situação</w:t>
      </w:r>
      <w:r>
        <w:rPr>
          <w:spacing w:val="-8"/>
        </w:rPr>
        <w:t xml:space="preserve"> </w:t>
      </w:r>
      <w:r>
        <w:t>de</w:t>
      </w:r>
      <w:r>
        <w:rPr>
          <w:spacing w:val="-8"/>
        </w:rPr>
        <w:t xml:space="preserve"> </w:t>
      </w:r>
      <w:r>
        <w:t>atendimento</w:t>
      </w:r>
      <w:r>
        <w:rPr>
          <w:spacing w:val="-8"/>
        </w:rPr>
        <w:t xml:space="preserve"> </w:t>
      </w:r>
      <w:r>
        <w:t>e</w:t>
      </w:r>
      <w:r>
        <w:rPr>
          <w:spacing w:val="-8"/>
        </w:rPr>
        <w:t xml:space="preserve"> </w:t>
      </w:r>
      <w:r>
        <w:t>promovendo</w:t>
      </w:r>
      <w:r>
        <w:rPr>
          <w:spacing w:val="-8"/>
        </w:rPr>
        <w:t xml:space="preserve"> </w:t>
      </w:r>
      <w:r>
        <w:t>uma</w:t>
      </w:r>
      <w:r>
        <w:rPr>
          <w:spacing w:val="-8"/>
        </w:rPr>
        <w:t xml:space="preserve"> </w:t>
      </w:r>
      <w:r>
        <w:t>distribuição mais equilibrada das facilidades.</w:t>
      </w:r>
    </w:p>
    <w:p w14:paraId="0EB6C993" w14:textId="41522402" w:rsidR="00036C99" w:rsidRDefault="004767C7">
      <w:pPr>
        <w:pStyle w:val="Corpodetexto"/>
        <w:spacing w:before="1" w:line="376" w:lineRule="auto"/>
        <w:ind w:left="140" w:right="141" w:firstLine="1133"/>
        <w:jc w:val="both"/>
      </w:pPr>
      <w:r>
        <w:t>Ressalta-se,</w:t>
      </w:r>
      <w:r>
        <w:rPr>
          <w:spacing w:val="-15"/>
        </w:rPr>
        <w:t xml:space="preserve"> </w:t>
      </w:r>
      <w:r>
        <w:t>para</w:t>
      </w:r>
      <w:r>
        <w:rPr>
          <w:spacing w:val="-15"/>
        </w:rPr>
        <w:t xml:space="preserve"> </w:t>
      </w:r>
      <w:r>
        <w:t>este</w:t>
      </w:r>
      <w:r>
        <w:rPr>
          <w:spacing w:val="-15"/>
        </w:rPr>
        <w:t xml:space="preserve"> </w:t>
      </w:r>
      <w:r>
        <w:t>estudo,</w:t>
      </w:r>
      <w:r>
        <w:rPr>
          <w:spacing w:val="-15"/>
        </w:rPr>
        <w:t xml:space="preserve"> </w:t>
      </w:r>
      <w:r>
        <w:t>o</w:t>
      </w:r>
      <w:r>
        <w:rPr>
          <w:spacing w:val="-15"/>
        </w:rPr>
        <w:t xml:space="preserve"> </w:t>
      </w:r>
      <w:r>
        <w:t>Problema</w:t>
      </w:r>
      <w:r>
        <w:rPr>
          <w:spacing w:val="-15"/>
        </w:rPr>
        <w:t xml:space="preserve"> </w:t>
      </w:r>
      <w:r>
        <w:t>de</w:t>
      </w:r>
      <w:r>
        <w:rPr>
          <w:spacing w:val="-15"/>
        </w:rPr>
        <w:t xml:space="preserve"> </w:t>
      </w:r>
      <w:r>
        <w:t>Localização</w:t>
      </w:r>
      <w:r>
        <w:rPr>
          <w:spacing w:val="-15"/>
        </w:rPr>
        <w:t xml:space="preserve"> </w:t>
      </w:r>
      <w:r>
        <w:t>de</w:t>
      </w:r>
      <w:r>
        <w:rPr>
          <w:spacing w:val="-15"/>
        </w:rPr>
        <w:t xml:space="preserve"> </w:t>
      </w:r>
      <w:r>
        <w:t>Máxima</w:t>
      </w:r>
      <w:r>
        <w:rPr>
          <w:spacing w:val="-15"/>
        </w:rPr>
        <w:t xml:space="preserve"> </w:t>
      </w:r>
      <w:r>
        <w:t>Cobertura,</w:t>
      </w:r>
      <w:r>
        <w:rPr>
          <w:spacing w:val="-15"/>
        </w:rPr>
        <w:t xml:space="preserve"> </w:t>
      </w:r>
      <w:r>
        <w:t xml:space="preserve">que </w:t>
      </w:r>
      <w:r>
        <w:rPr>
          <w:spacing w:val="-2"/>
        </w:rPr>
        <w:t>apresenta</w:t>
      </w:r>
      <w:r>
        <w:rPr>
          <w:spacing w:val="-7"/>
        </w:rPr>
        <w:t xml:space="preserve"> </w:t>
      </w:r>
      <w:r>
        <w:rPr>
          <w:spacing w:val="-2"/>
        </w:rPr>
        <w:t>diversas</w:t>
      </w:r>
      <w:r>
        <w:rPr>
          <w:spacing w:val="-7"/>
        </w:rPr>
        <w:t xml:space="preserve"> </w:t>
      </w:r>
      <w:r>
        <w:rPr>
          <w:spacing w:val="-2"/>
        </w:rPr>
        <w:t>aplicações</w:t>
      </w:r>
      <w:ins w:id="86" w:author="Samantha Araújo" w:date="2026-09-20T19:48:00Z" w16du:dateUtc="2026-09-20T22:48:00Z">
        <w:r w:rsidR="00427815">
          <w:rPr>
            <w:spacing w:val="-2"/>
          </w:rPr>
          <w:t>, conforme os trabalhos de XXXXXX</w:t>
        </w:r>
      </w:ins>
      <w:r>
        <w:rPr>
          <w:spacing w:val="-7"/>
        </w:rPr>
        <w:t xml:space="preserve"> </w:t>
      </w:r>
      <w:r>
        <w:rPr>
          <w:spacing w:val="-2"/>
        </w:rPr>
        <w:t>nos</w:t>
      </w:r>
      <w:r>
        <w:rPr>
          <w:spacing w:val="-7"/>
        </w:rPr>
        <w:t xml:space="preserve"> </w:t>
      </w:r>
      <w:r>
        <w:rPr>
          <w:spacing w:val="-2"/>
        </w:rPr>
        <w:t>mais</w:t>
      </w:r>
      <w:r>
        <w:rPr>
          <w:spacing w:val="-7"/>
        </w:rPr>
        <w:t xml:space="preserve"> </w:t>
      </w:r>
      <w:r>
        <w:rPr>
          <w:spacing w:val="-2"/>
        </w:rPr>
        <w:t>diferentes</w:t>
      </w:r>
      <w:r>
        <w:rPr>
          <w:spacing w:val="-7"/>
        </w:rPr>
        <w:t xml:space="preserve"> </w:t>
      </w:r>
      <w:r>
        <w:rPr>
          <w:spacing w:val="-2"/>
        </w:rPr>
        <w:t>campos</w:t>
      </w:r>
      <w:r>
        <w:rPr>
          <w:spacing w:val="-7"/>
        </w:rPr>
        <w:t xml:space="preserve"> </w:t>
      </w:r>
      <w:r>
        <w:rPr>
          <w:spacing w:val="-2"/>
        </w:rPr>
        <w:t>de</w:t>
      </w:r>
      <w:r>
        <w:rPr>
          <w:spacing w:val="-7"/>
        </w:rPr>
        <w:t xml:space="preserve"> </w:t>
      </w:r>
      <w:r>
        <w:rPr>
          <w:spacing w:val="-2"/>
        </w:rPr>
        <w:t>pesquisa</w:t>
      </w:r>
      <w:ins w:id="87" w:author="Samantha Araújo" w:date="2026-09-20T19:48:00Z" w16du:dateUtc="2026-09-20T22:48:00Z">
        <w:r w:rsidR="00427815">
          <w:rPr>
            <w:spacing w:val="-2"/>
          </w:rPr>
          <w:t xml:space="preserve"> quais? Especificar.</w:t>
        </w:r>
      </w:ins>
      <w:r>
        <w:rPr>
          <w:spacing w:val="-2"/>
        </w:rPr>
        <w:t>. Inicialmente</w:t>
      </w:r>
      <w:r>
        <w:rPr>
          <w:spacing w:val="-7"/>
        </w:rPr>
        <w:t xml:space="preserve"> </w:t>
      </w:r>
      <w:r>
        <w:rPr>
          <w:spacing w:val="-2"/>
        </w:rPr>
        <w:t>utilizado</w:t>
      </w:r>
      <w:r>
        <w:rPr>
          <w:spacing w:val="-7"/>
        </w:rPr>
        <w:t xml:space="preserve"> </w:t>
      </w:r>
      <w:r>
        <w:rPr>
          <w:spacing w:val="-2"/>
        </w:rPr>
        <w:t xml:space="preserve">em </w:t>
      </w:r>
      <w:r>
        <w:t>estudos</w:t>
      </w:r>
      <w:r>
        <w:rPr>
          <w:spacing w:val="-11"/>
        </w:rPr>
        <w:t xml:space="preserve"> </w:t>
      </w:r>
      <w:r>
        <w:t>relacionados</w:t>
      </w:r>
      <w:r>
        <w:rPr>
          <w:spacing w:val="-10"/>
        </w:rPr>
        <w:t xml:space="preserve"> </w:t>
      </w:r>
      <w:r>
        <w:t>à</w:t>
      </w:r>
      <w:r>
        <w:rPr>
          <w:spacing w:val="-11"/>
        </w:rPr>
        <w:t xml:space="preserve"> </w:t>
      </w:r>
      <w:r>
        <w:t>localização</w:t>
      </w:r>
      <w:r>
        <w:rPr>
          <w:spacing w:val="-11"/>
        </w:rPr>
        <w:t xml:space="preserve"> </w:t>
      </w:r>
      <w:r>
        <w:t>de</w:t>
      </w:r>
      <w:r>
        <w:rPr>
          <w:spacing w:val="-11"/>
        </w:rPr>
        <w:t xml:space="preserve"> </w:t>
      </w:r>
      <w:r>
        <w:t>instalações,</w:t>
      </w:r>
      <w:r>
        <w:rPr>
          <w:spacing w:val="-10"/>
        </w:rPr>
        <w:t xml:space="preserve"> </w:t>
      </w:r>
      <w:r>
        <w:t>o</w:t>
      </w:r>
      <w:r>
        <w:rPr>
          <w:spacing w:val="-11"/>
        </w:rPr>
        <w:t xml:space="preserve"> </w:t>
      </w:r>
      <w:r>
        <w:t>modelo</w:t>
      </w:r>
      <w:r>
        <w:rPr>
          <w:spacing w:val="-11"/>
        </w:rPr>
        <w:t xml:space="preserve"> </w:t>
      </w:r>
      <w:r>
        <w:t>passou</w:t>
      </w:r>
      <w:r>
        <w:rPr>
          <w:spacing w:val="-10"/>
        </w:rPr>
        <w:t xml:space="preserve"> </w:t>
      </w:r>
      <w:r>
        <w:t>a</w:t>
      </w:r>
      <w:r>
        <w:rPr>
          <w:spacing w:val="-11"/>
        </w:rPr>
        <w:t xml:space="preserve"> </w:t>
      </w:r>
      <w:r>
        <w:t>ser</w:t>
      </w:r>
      <w:r>
        <w:rPr>
          <w:spacing w:val="-11"/>
        </w:rPr>
        <w:t xml:space="preserve"> </w:t>
      </w:r>
      <w:r>
        <w:t>aplicado</w:t>
      </w:r>
      <w:r>
        <w:rPr>
          <w:spacing w:val="-10"/>
        </w:rPr>
        <w:t xml:space="preserve"> </w:t>
      </w:r>
      <w:r>
        <w:t>em</w:t>
      </w:r>
      <w:r>
        <w:rPr>
          <w:spacing w:val="-11"/>
        </w:rPr>
        <w:t xml:space="preserve"> </w:t>
      </w:r>
      <w:r>
        <w:t xml:space="preserve">diferentes áreas, como na localização de serviços emergenciais, conforme destacado por </w:t>
      </w:r>
      <w:hyperlink w:anchor="_bookmark13" w:history="1">
        <w:r>
          <w:t>Brandeau e</w:t>
        </w:r>
      </w:hyperlink>
      <w:r>
        <w:t xml:space="preserve"> </w:t>
      </w:r>
      <w:hyperlink w:anchor="_bookmark13" w:history="1">
        <w:r>
          <w:t>Chiu</w:t>
        </w:r>
      </w:hyperlink>
      <w:r>
        <w:t xml:space="preserve"> </w:t>
      </w:r>
      <w:hyperlink w:anchor="_bookmark13" w:history="1">
        <w:r>
          <w:t>(1989).</w:t>
        </w:r>
      </w:hyperlink>
      <w:r>
        <w:t xml:space="preserve"> Na tese de </w:t>
      </w:r>
      <w:hyperlink w:anchor="_bookmark36" w:history="1">
        <w:r>
          <w:t>Sather</w:t>
        </w:r>
      </w:hyperlink>
      <w:r>
        <w:t xml:space="preserve"> </w:t>
      </w:r>
      <w:hyperlink w:anchor="_bookmark36" w:history="1">
        <w:r>
          <w:t>(2008),</w:t>
        </w:r>
      </w:hyperlink>
      <w:r>
        <w:t xml:space="preserve"> o propósito da pesquisa consistiu em desenvolver uma nova formulação matemática para abordar, de forma integrada, o problema de localização de facilidades.</w:t>
      </w:r>
      <w:r>
        <w:rPr>
          <w:spacing w:val="-13"/>
        </w:rPr>
        <w:t xml:space="preserve"> </w:t>
      </w:r>
      <w:r>
        <w:t>Como</w:t>
      </w:r>
      <w:r>
        <w:rPr>
          <w:spacing w:val="-15"/>
        </w:rPr>
        <w:t xml:space="preserve"> </w:t>
      </w:r>
      <w:r>
        <w:t>aplicação</w:t>
      </w:r>
      <w:r>
        <w:rPr>
          <w:spacing w:val="-15"/>
        </w:rPr>
        <w:t xml:space="preserve"> </w:t>
      </w:r>
      <w:r>
        <w:t>do</w:t>
      </w:r>
      <w:r>
        <w:rPr>
          <w:spacing w:val="-15"/>
        </w:rPr>
        <w:t xml:space="preserve"> </w:t>
      </w:r>
      <w:r>
        <w:t>modelo,</w:t>
      </w:r>
      <w:r>
        <w:rPr>
          <w:spacing w:val="-15"/>
        </w:rPr>
        <w:t xml:space="preserve"> </w:t>
      </w:r>
      <w:r>
        <w:t>buscou-se</w:t>
      </w:r>
      <w:r>
        <w:rPr>
          <w:spacing w:val="-15"/>
        </w:rPr>
        <w:t xml:space="preserve"> </w:t>
      </w:r>
      <w:r>
        <w:t>definir</w:t>
      </w:r>
      <w:r>
        <w:rPr>
          <w:spacing w:val="-15"/>
        </w:rPr>
        <w:t xml:space="preserve"> </w:t>
      </w:r>
      <w:r>
        <w:t>os</w:t>
      </w:r>
      <w:r>
        <w:rPr>
          <w:spacing w:val="-15"/>
        </w:rPr>
        <w:t xml:space="preserve"> </w:t>
      </w:r>
      <w:r>
        <w:t>locais</w:t>
      </w:r>
      <w:r>
        <w:rPr>
          <w:spacing w:val="-15"/>
        </w:rPr>
        <w:t xml:space="preserve"> </w:t>
      </w:r>
      <w:r>
        <w:t>ótimos</w:t>
      </w:r>
      <w:r>
        <w:rPr>
          <w:spacing w:val="-15"/>
        </w:rPr>
        <w:t xml:space="preserve"> </w:t>
      </w:r>
      <w:r>
        <w:t>para</w:t>
      </w:r>
      <w:r>
        <w:rPr>
          <w:spacing w:val="-15"/>
        </w:rPr>
        <w:t xml:space="preserve"> </w:t>
      </w:r>
      <w:r>
        <w:t>a</w:t>
      </w:r>
      <w:r>
        <w:rPr>
          <w:spacing w:val="-15"/>
        </w:rPr>
        <w:t xml:space="preserve"> </w:t>
      </w:r>
      <w:r>
        <w:t>instalação</w:t>
      </w:r>
      <w:r>
        <w:rPr>
          <w:spacing w:val="-15"/>
        </w:rPr>
        <w:t xml:space="preserve"> </w:t>
      </w:r>
      <w:r>
        <w:t>dos Centros de Especialidades Médicas.</w:t>
      </w:r>
    </w:p>
    <w:p w14:paraId="155FCA99" w14:textId="77777777" w:rsidR="00036C99" w:rsidRDefault="004767C7">
      <w:pPr>
        <w:pStyle w:val="Corpodetexto"/>
        <w:spacing w:line="376" w:lineRule="auto"/>
        <w:ind w:left="140" w:right="141" w:firstLine="1133"/>
        <w:jc w:val="both"/>
      </w:pPr>
      <w:r>
        <w:t>Diante</w:t>
      </w:r>
      <w:r>
        <w:rPr>
          <w:spacing w:val="-15"/>
        </w:rPr>
        <w:t xml:space="preserve"> </w:t>
      </w:r>
      <w:r>
        <w:t>da</w:t>
      </w:r>
      <w:r>
        <w:rPr>
          <w:spacing w:val="-15"/>
        </w:rPr>
        <w:t xml:space="preserve"> </w:t>
      </w:r>
      <w:r>
        <w:t>descrição</w:t>
      </w:r>
      <w:r>
        <w:rPr>
          <w:spacing w:val="-15"/>
        </w:rPr>
        <w:t xml:space="preserve"> </w:t>
      </w:r>
      <w:r>
        <w:t>e</w:t>
      </w:r>
      <w:r>
        <w:rPr>
          <w:spacing w:val="-15"/>
        </w:rPr>
        <w:t xml:space="preserve"> </w:t>
      </w:r>
      <w:r>
        <w:t>da</w:t>
      </w:r>
      <w:r>
        <w:rPr>
          <w:spacing w:val="-15"/>
        </w:rPr>
        <w:t xml:space="preserve"> </w:t>
      </w:r>
      <w:r>
        <w:t>aplicabilidade</w:t>
      </w:r>
      <w:r>
        <w:rPr>
          <w:spacing w:val="-15"/>
        </w:rPr>
        <w:t xml:space="preserve"> </w:t>
      </w:r>
      <w:r>
        <w:t>desse</w:t>
      </w:r>
      <w:r>
        <w:rPr>
          <w:spacing w:val="-15"/>
        </w:rPr>
        <w:t xml:space="preserve"> </w:t>
      </w:r>
      <w:r>
        <w:t>problema,</w:t>
      </w:r>
      <w:r>
        <w:rPr>
          <w:spacing w:val="-15"/>
        </w:rPr>
        <w:t xml:space="preserve"> </w:t>
      </w:r>
      <w:r>
        <w:t>sua</w:t>
      </w:r>
      <w:r>
        <w:rPr>
          <w:spacing w:val="-15"/>
        </w:rPr>
        <w:t xml:space="preserve"> </w:t>
      </w:r>
      <w:r>
        <w:t>formulação</w:t>
      </w:r>
      <w:r>
        <w:rPr>
          <w:spacing w:val="-15"/>
        </w:rPr>
        <w:t xml:space="preserve"> </w:t>
      </w:r>
      <w:r>
        <w:t xml:space="preserve">matemática é caracterizada a seguir conforme apresentado por </w:t>
      </w:r>
      <w:hyperlink w:anchor="_bookmark36" w:history="1">
        <w:r>
          <w:t>Sather</w:t>
        </w:r>
      </w:hyperlink>
      <w:r>
        <w:t xml:space="preserve"> </w:t>
      </w:r>
      <w:hyperlink w:anchor="_bookmark36" w:history="1">
        <w:r>
          <w:t>(2008).</w:t>
        </w:r>
      </w:hyperlink>
    </w:p>
    <w:p w14:paraId="16EBF9EB" w14:textId="77777777" w:rsidR="00036C99" w:rsidRDefault="004767C7">
      <w:pPr>
        <w:pStyle w:val="Ttulo2"/>
        <w:spacing w:before="1"/>
        <w:ind w:firstLine="0"/>
      </w:pPr>
      <w:r>
        <w:rPr>
          <w:spacing w:val="-2"/>
          <w:u w:val="single"/>
        </w:rPr>
        <w:t>Conjuntos:</w:t>
      </w:r>
    </w:p>
    <w:p w14:paraId="75DF77E5" w14:textId="77777777" w:rsidR="00036C99" w:rsidRDefault="004767C7">
      <w:pPr>
        <w:pStyle w:val="PargrafodaLista"/>
        <w:numPr>
          <w:ilvl w:val="0"/>
          <w:numId w:val="1"/>
        </w:numPr>
        <w:tabs>
          <w:tab w:val="left" w:pos="724"/>
        </w:tabs>
        <w:spacing w:before="118"/>
        <w:ind w:left="724" w:hanging="200"/>
        <w:rPr>
          <w:sz w:val="24"/>
        </w:rPr>
      </w:pPr>
      <w:r>
        <w:rPr>
          <w:i/>
          <w:sz w:val="24"/>
        </w:rPr>
        <w:t>I</w:t>
      </w:r>
      <w:r>
        <w:rPr>
          <w:i/>
          <w:spacing w:val="7"/>
          <w:sz w:val="24"/>
        </w:rPr>
        <w:t xml:space="preserve"> </w:t>
      </w:r>
      <w:r>
        <w:rPr>
          <w:rFonts w:ascii="Lucida Sans Unicode" w:hAnsi="Lucida Sans Unicode"/>
          <w:sz w:val="24"/>
        </w:rPr>
        <w:t>=</w:t>
      </w:r>
      <w:r>
        <w:rPr>
          <w:rFonts w:ascii="Lucida Sans Unicode" w:hAnsi="Lucida Sans Unicode"/>
          <w:spacing w:val="-20"/>
          <w:sz w:val="24"/>
        </w:rPr>
        <w:t xml:space="preserve"> </w:t>
      </w:r>
      <w:r>
        <w:rPr>
          <w:rFonts w:ascii="Lucida Sans Unicode" w:hAnsi="Lucida Sans Unicode"/>
          <w:sz w:val="24"/>
        </w:rPr>
        <w:t>{</w:t>
      </w:r>
      <w:r>
        <w:rPr>
          <w:sz w:val="24"/>
        </w:rPr>
        <w:t>1</w:t>
      </w:r>
      <w:r>
        <w:rPr>
          <w:rFonts w:ascii="Arial" w:hAnsi="Arial"/>
          <w:i/>
          <w:sz w:val="24"/>
        </w:rPr>
        <w:t>,</w:t>
      </w:r>
      <w:r>
        <w:rPr>
          <w:rFonts w:ascii="Arial" w:hAnsi="Arial"/>
          <w:i/>
          <w:spacing w:val="-40"/>
          <w:sz w:val="24"/>
        </w:rPr>
        <w:t xml:space="preserve"> </w:t>
      </w:r>
      <w:r>
        <w:rPr>
          <w:sz w:val="24"/>
        </w:rPr>
        <w:t>2</w:t>
      </w:r>
      <w:r>
        <w:rPr>
          <w:rFonts w:ascii="Arial" w:hAnsi="Arial"/>
          <w:i/>
          <w:sz w:val="24"/>
        </w:rPr>
        <w:t>,</w:t>
      </w:r>
      <w:r>
        <w:rPr>
          <w:rFonts w:ascii="Arial" w:hAnsi="Arial"/>
          <w:i/>
          <w:spacing w:val="-39"/>
          <w:sz w:val="24"/>
        </w:rPr>
        <w:t xml:space="preserve"> </w:t>
      </w:r>
      <w:r>
        <w:rPr>
          <w:rFonts w:ascii="Arial" w:hAnsi="Arial"/>
          <w:i/>
          <w:sz w:val="24"/>
        </w:rPr>
        <w:t>.</w:t>
      </w:r>
      <w:r>
        <w:rPr>
          <w:rFonts w:ascii="Arial" w:hAnsi="Arial"/>
          <w:i/>
          <w:spacing w:val="-40"/>
          <w:sz w:val="24"/>
        </w:rPr>
        <w:t xml:space="preserve"> </w:t>
      </w:r>
      <w:r>
        <w:rPr>
          <w:rFonts w:ascii="Arial" w:hAnsi="Arial"/>
          <w:i/>
          <w:sz w:val="24"/>
        </w:rPr>
        <w:t>.</w:t>
      </w:r>
      <w:r>
        <w:rPr>
          <w:rFonts w:ascii="Arial" w:hAnsi="Arial"/>
          <w:i/>
          <w:spacing w:val="-40"/>
          <w:sz w:val="24"/>
        </w:rPr>
        <w:t xml:space="preserve"> </w:t>
      </w:r>
      <w:r>
        <w:rPr>
          <w:rFonts w:ascii="Arial" w:hAnsi="Arial"/>
          <w:i/>
          <w:sz w:val="24"/>
        </w:rPr>
        <w:t>.</w:t>
      </w:r>
      <w:r>
        <w:rPr>
          <w:rFonts w:ascii="Arial" w:hAnsi="Arial"/>
          <w:i/>
          <w:spacing w:val="-39"/>
          <w:sz w:val="24"/>
        </w:rPr>
        <w:t xml:space="preserve"> </w:t>
      </w:r>
      <w:r>
        <w:rPr>
          <w:rFonts w:ascii="Arial" w:hAnsi="Arial"/>
          <w:i/>
          <w:sz w:val="24"/>
        </w:rPr>
        <w:t>,</w:t>
      </w:r>
      <w:r>
        <w:rPr>
          <w:rFonts w:ascii="Arial" w:hAnsi="Arial"/>
          <w:i/>
          <w:spacing w:val="-39"/>
          <w:sz w:val="24"/>
        </w:rPr>
        <w:t xml:space="preserve"> </w:t>
      </w:r>
      <w:r>
        <w:rPr>
          <w:i/>
          <w:sz w:val="24"/>
        </w:rPr>
        <w:t>n</w:t>
      </w:r>
      <w:r>
        <w:rPr>
          <w:rFonts w:ascii="Lucida Sans Unicode" w:hAnsi="Lucida Sans Unicode"/>
          <w:sz w:val="24"/>
        </w:rPr>
        <w:t>}</w:t>
      </w:r>
      <w:r>
        <w:rPr>
          <w:sz w:val="24"/>
        </w:rPr>
        <w:t>:</w:t>
      </w:r>
      <w:r>
        <w:rPr>
          <w:spacing w:val="17"/>
          <w:sz w:val="24"/>
        </w:rPr>
        <w:t xml:space="preserve"> </w:t>
      </w:r>
      <w:r>
        <w:rPr>
          <w:sz w:val="24"/>
        </w:rPr>
        <w:t>conjunto</w:t>
      </w:r>
      <w:r>
        <w:rPr>
          <w:spacing w:val="1"/>
          <w:sz w:val="24"/>
        </w:rPr>
        <w:t xml:space="preserve"> </w:t>
      </w:r>
      <w:r>
        <w:rPr>
          <w:sz w:val="24"/>
        </w:rPr>
        <w:t>dos</w:t>
      </w:r>
      <w:r>
        <w:rPr>
          <w:spacing w:val="2"/>
          <w:sz w:val="24"/>
        </w:rPr>
        <w:t xml:space="preserve"> </w:t>
      </w:r>
      <w:r>
        <w:rPr>
          <w:sz w:val="24"/>
        </w:rPr>
        <w:t>pontos</w:t>
      </w:r>
      <w:r>
        <w:rPr>
          <w:spacing w:val="2"/>
          <w:sz w:val="24"/>
        </w:rPr>
        <w:t xml:space="preserve"> </w:t>
      </w:r>
      <w:r>
        <w:rPr>
          <w:sz w:val="24"/>
        </w:rPr>
        <w:t>onde</w:t>
      </w:r>
      <w:r>
        <w:rPr>
          <w:spacing w:val="1"/>
          <w:sz w:val="24"/>
        </w:rPr>
        <w:t xml:space="preserve"> </w:t>
      </w:r>
      <w:r>
        <w:rPr>
          <w:sz w:val="24"/>
        </w:rPr>
        <w:t>localizam-se</w:t>
      </w:r>
      <w:r>
        <w:rPr>
          <w:spacing w:val="2"/>
          <w:sz w:val="24"/>
        </w:rPr>
        <w:t xml:space="preserve"> </w:t>
      </w:r>
      <w:r>
        <w:rPr>
          <w:sz w:val="24"/>
        </w:rPr>
        <w:t>as</w:t>
      </w:r>
      <w:r>
        <w:rPr>
          <w:spacing w:val="2"/>
          <w:sz w:val="24"/>
        </w:rPr>
        <w:t xml:space="preserve"> </w:t>
      </w:r>
      <w:r>
        <w:rPr>
          <w:spacing w:val="-2"/>
          <w:sz w:val="24"/>
        </w:rPr>
        <w:t>demandas;</w:t>
      </w:r>
    </w:p>
    <w:p w14:paraId="19078FFE" w14:textId="77777777" w:rsidR="00036C99" w:rsidRDefault="004767C7">
      <w:pPr>
        <w:pStyle w:val="PargrafodaLista"/>
        <w:numPr>
          <w:ilvl w:val="0"/>
          <w:numId w:val="1"/>
        </w:numPr>
        <w:tabs>
          <w:tab w:val="left" w:pos="724"/>
        </w:tabs>
        <w:spacing w:before="64"/>
        <w:ind w:left="724" w:hanging="200"/>
        <w:rPr>
          <w:sz w:val="24"/>
        </w:rPr>
      </w:pPr>
      <w:r>
        <w:rPr>
          <w:i/>
          <w:sz w:val="24"/>
        </w:rPr>
        <w:t>J</w:t>
      </w:r>
      <w:r>
        <w:rPr>
          <w:i/>
          <w:spacing w:val="5"/>
          <w:sz w:val="24"/>
        </w:rPr>
        <w:t xml:space="preserve"> </w:t>
      </w:r>
      <w:r>
        <w:rPr>
          <w:rFonts w:ascii="Lucida Sans Unicode" w:hAnsi="Lucida Sans Unicode"/>
          <w:sz w:val="24"/>
        </w:rPr>
        <w:t>=</w:t>
      </w:r>
      <w:r>
        <w:rPr>
          <w:rFonts w:ascii="Lucida Sans Unicode" w:hAnsi="Lucida Sans Unicode"/>
          <w:spacing w:val="-21"/>
          <w:sz w:val="24"/>
        </w:rPr>
        <w:t xml:space="preserve"> </w:t>
      </w:r>
      <w:r>
        <w:rPr>
          <w:rFonts w:ascii="Lucida Sans Unicode" w:hAnsi="Lucida Sans Unicode"/>
          <w:sz w:val="24"/>
        </w:rPr>
        <w:t>{</w:t>
      </w:r>
      <w:r>
        <w:rPr>
          <w:sz w:val="24"/>
        </w:rPr>
        <w:t>1</w:t>
      </w:r>
      <w:r>
        <w:rPr>
          <w:rFonts w:ascii="Arial" w:hAnsi="Arial"/>
          <w:i/>
          <w:sz w:val="24"/>
        </w:rPr>
        <w:t>,</w:t>
      </w:r>
      <w:r>
        <w:rPr>
          <w:rFonts w:ascii="Arial" w:hAnsi="Arial"/>
          <w:i/>
          <w:spacing w:val="-41"/>
          <w:sz w:val="24"/>
        </w:rPr>
        <w:t xml:space="preserve"> </w:t>
      </w:r>
      <w:r>
        <w:rPr>
          <w:sz w:val="24"/>
        </w:rPr>
        <w:t>2</w:t>
      </w:r>
      <w:r>
        <w:rPr>
          <w:rFonts w:ascii="Arial" w:hAnsi="Arial"/>
          <w:i/>
          <w:sz w:val="24"/>
        </w:rPr>
        <w:t>,</w:t>
      </w:r>
      <w:r>
        <w:rPr>
          <w:rFonts w:ascii="Arial" w:hAnsi="Arial"/>
          <w:i/>
          <w:spacing w:val="-39"/>
          <w:sz w:val="24"/>
        </w:rPr>
        <w:t xml:space="preserve"> </w:t>
      </w:r>
      <w:r>
        <w:rPr>
          <w:rFonts w:ascii="Arial" w:hAnsi="Arial"/>
          <w:i/>
          <w:sz w:val="24"/>
        </w:rPr>
        <w:t>.</w:t>
      </w:r>
      <w:r>
        <w:rPr>
          <w:rFonts w:ascii="Arial" w:hAnsi="Arial"/>
          <w:i/>
          <w:spacing w:val="-40"/>
          <w:sz w:val="24"/>
        </w:rPr>
        <w:t xml:space="preserve"> </w:t>
      </w:r>
      <w:r>
        <w:rPr>
          <w:rFonts w:ascii="Arial" w:hAnsi="Arial"/>
          <w:i/>
          <w:sz w:val="24"/>
        </w:rPr>
        <w:t>.</w:t>
      </w:r>
      <w:r>
        <w:rPr>
          <w:rFonts w:ascii="Arial" w:hAnsi="Arial"/>
          <w:i/>
          <w:spacing w:val="-41"/>
          <w:sz w:val="24"/>
        </w:rPr>
        <w:t xml:space="preserve"> </w:t>
      </w:r>
      <w:r>
        <w:rPr>
          <w:rFonts w:ascii="Arial" w:hAnsi="Arial"/>
          <w:i/>
          <w:sz w:val="24"/>
        </w:rPr>
        <w:t>.</w:t>
      </w:r>
      <w:r>
        <w:rPr>
          <w:rFonts w:ascii="Arial" w:hAnsi="Arial"/>
          <w:i/>
          <w:spacing w:val="-39"/>
          <w:sz w:val="24"/>
        </w:rPr>
        <w:t xml:space="preserve"> </w:t>
      </w:r>
      <w:r>
        <w:rPr>
          <w:rFonts w:ascii="Arial" w:hAnsi="Arial"/>
          <w:i/>
          <w:sz w:val="24"/>
        </w:rPr>
        <w:t>,</w:t>
      </w:r>
      <w:r>
        <w:rPr>
          <w:rFonts w:ascii="Arial" w:hAnsi="Arial"/>
          <w:i/>
          <w:spacing w:val="-40"/>
          <w:sz w:val="24"/>
        </w:rPr>
        <w:t xml:space="preserve"> </w:t>
      </w:r>
      <w:r>
        <w:rPr>
          <w:i/>
          <w:sz w:val="24"/>
        </w:rPr>
        <w:t>m</w:t>
      </w:r>
      <w:r>
        <w:rPr>
          <w:rFonts w:ascii="Lucida Sans Unicode" w:hAnsi="Lucida Sans Unicode"/>
          <w:sz w:val="24"/>
        </w:rPr>
        <w:t>}</w:t>
      </w:r>
      <w:r>
        <w:rPr>
          <w:sz w:val="24"/>
        </w:rPr>
        <w:t>:</w:t>
      </w:r>
      <w:r>
        <w:rPr>
          <w:spacing w:val="16"/>
          <w:sz w:val="24"/>
        </w:rPr>
        <w:t xml:space="preserve"> </w:t>
      </w:r>
      <w:r>
        <w:rPr>
          <w:sz w:val="24"/>
        </w:rPr>
        <w:t>conjunto dos</w:t>
      </w:r>
      <w:r>
        <w:rPr>
          <w:spacing w:val="1"/>
          <w:sz w:val="24"/>
        </w:rPr>
        <w:t xml:space="preserve"> </w:t>
      </w:r>
      <w:r>
        <w:rPr>
          <w:sz w:val="24"/>
        </w:rPr>
        <w:t>locais viáveis</w:t>
      </w:r>
      <w:r>
        <w:rPr>
          <w:spacing w:val="1"/>
          <w:sz w:val="24"/>
        </w:rPr>
        <w:t xml:space="preserve"> </w:t>
      </w:r>
      <w:r>
        <w:rPr>
          <w:sz w:val="24"/>
        </w:rPr>
        <w:t>para implantação</w:t>
      </w:r>
      <w:r>
        <w:rPr>
          <w:spacing w:val="1"/>
          <w:sz w:val="24"/>
        </w:rPr>
        <w:t xml:space="preserve"> </w:t>
      </w:r>
      <w:r>
        <w:rPr>
          <w:sz w:val="24"/>
        </w:rPr>
        <w:t xml:space="preserve">das </w:t>
      </w:r>
      <w:r>
        <w:rPr>
          <w:spacing w:val="-2"/>
          <w:sz w:val="24"/>
        </w:rPr>
        <w:t>instalações.</w:t>
      </w:r>
    </w:p>
    <w:p w14:paraId="522BCA3B" w14:textId="77777777" w:rsidR="00036C99" w:rsidRDefault="004767C7">
      <w:pPr>
        <w:pStyle w:val="Ttulo2"/>
        <w:spacing w:before="104"/>
        <w:ind w:firstLine="0"/>
      </w:pPr>
      <w:r>
        <w:rPr>
          <w:spacing w:val="-2"/>
          <w:u w:val="single"/>
        </w:rPr>
        <w:t>Parâmetros:</w:t>
      </w:r>
    </w:p>
    <w:p w14:paraId="74FA13CB" w14:textId="77777777" w:rsidR="00036C99" w:rsidRDefault="004767C7">
      <w:pPr>
        <w:pStyle w:val="PargrafodaLista"/>
        <w:numPr>
          <w:ilvl w:val="0"/>
          <w:numId w:val="1"/>
        </w:numPr>
        <w:tabs>
          <w:tab w:val="left" w:pos="724"/>
        </w:tabs>
        <w:spacing w:before="118"/>
        <w:ind w:left="724" w:hanging="200"/>
        <w:rPr>
          <w:sz w:val="24"/>
        </w:rPr>
      </w:pPr>
      <w:r>
        <w:rPr>
          <w:i/>
          <w:sz w:val="24"/>
        </w:rPr>
        <w:t>d</w:t>
      </w:r>
      <w:r>
        <w:rPr>
          <w:i/>
          <w:sz w:val="24"/>
          <w:vertAlign w:val="subscript"/>
        </w:rPr>
        <w:t>i</w:t>
      </w:r>
      <w:r>
        <w:rPr>
          <w:sz w:val="24"/>
        </w:rPr>
        <w:t>: quantidade</w:t>
      </w:r>
      <w:r>
        <w:rPr>
          <w:spacing w:val="-7"/>
          <w:sz w:val="24"/>
        </w:rPr>
        <w:t xml:space="preserve"> </w:t>
      </w:r>
      <w:r>
        <w:rPr>
          <w:sz w:val="24"/>
        </w:rPr>
        <w:t>de</w:t>
      </w:r>
      <w:r>
        <w:rPr>
          <w:spacing w:val="-7"/>
          <w:sz w:val="24"/>
        </w:rPr>
        <w:t xml:space="preserve"> </w:t>
      </w:r>
      <w:r>
        <w:rPr>
          <w:sz w:val="24"/>
        </w:rPr>
        <w:t>distribuição</w:t>
      </w:r>
      <w:r>
        <w:rPr>
          <w:spacing w:val="-7"/>
          <w:sz w:val="24"/>
        </w:rPr>
        <w:t xml:space="preserve"> </w:t>
      </w:r>
      <w:r>
        <w:rPr>
          <w:sz w:val="24"/>
        </w:rPr>
        <w:t>no</w:t>
      </w:r>
      <w:r>
        <w:rPr>
          <w:spacing w:val="-7"/>
          <w:sz w:val="24"/>
        </w:rPr>
        <w:t xml:space="preserve"> </w:t>
      </w:r>
      <w:r>
        <w:rPr>
          <w:sz w:val="24"/>
        </w:rPr>
        <w:t>ponto</w:t>
      </w:r>
      <w:r>
        <w:rPr>
          <w:spacing w:val="-7"/>
          <w:sz w:val="24"/>
        </w:rPr>
        <w:t xml:space="preserve"> </w:t>
      </w:r>
      <w:r>
        <w:rPr>
          <w:sz w:val="24"/>
        </w:rPr>
        <w:t>de</w:t>
      </w:r>
      <w:r>
        <w:rPr>
          <w:spacing w:val="-7"/>
          <w:sz w:val="24"/>
        </w:rPr>
        <w:t xml:space="preserve"> </w:t>
      </w:r>
      <w:r>
        <w:rPr>
          <w:sz w:val="24"/>
        </w:rPr>
        <w:t>demanda</w:t>
      </w:r>
      <w:r>
        <w:rPr>
          <w:spacing w:val="-7"/>
          <w:sz w:val="24"/>
        </w:rPr>
        <w:t xml:space="preserve"> </w:t>
      </w:r>
      <w:r>
        <w:rPr>
          <w:i/>
          <w:sz w:val="24"/>
        </w:rPr>
        <w:t>i</w:t>
      </w:r>
      <w:r>
        <w:rPr>
          <w:i/>
          <w:spacing w:val="-7"/>
          <w:sz w:val="24"/>
        </w:rPr>
        <w:t xml:space="preserve"> </w:t>
      </w:r>
      <w:r>
        <w:rPr>
          <w:sz w:val="24"/>
        </w:rPr>
        <w:t>para</w:t>
      </w:r>
      <w:r>
        <w:rPr>
          <w:spacing w:val="-7"/>
          <w:sz w:val="24"/>
        </w:rPr>
        <w:t xml:space="preserve"> </w:t>
      </w:r>
      <w:r>
        <w:rPr>
          <w:sz w:val="24"/>
        </w:rPr>
        <w:t>todo</w:t>
      </w:r>
      <w:r>
        <w:rPr>
          <w:spacing w:val="-7"/>
          <w:sz w:val="24"/>
        </w:rPr>
        <w:t xml:space="preserve"> </w:t>
      </w:r>
      <w:r>
        <w:rPr>
          <w:i/>
          <w:sz w:val="24"/>
        </w:rPr>
        <w:t>i</w:t>
      </w:r>
      <w:r>
        <w:rPr>
          <w:i/>
          <w:spacing w:val="-13"/>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5"/>
          <w:sz w:val="24"/>
        </w:rPr>
        <w:t>I</w:t>
      </w:r>
      <w:r>
        <w:rPr>
          <w:spacing w:val="-5"/>
          <w:sz w:val="24"/>
        </w:rPr>
        <w:t>.</w:t>
      </w:r>
    </w:p>
    <w:p w14:paraId="38D65532" w14:textId="77777777" w:rsidR="00036C99" w:rsidRPr="00504393" w:rsidRDefault="004767C7">
      <w:pPr>
        <w:pStyle w:val="PargrafodaLista"/>
        <w:numPr>
          <w:ilvl w:val="0"/>
          <w:numId w:val="1"/>
        </w:numPr>
        <w:tabs>
          <w:tab w:val="left" w:pos="724"/>
        </w:tabs>
        <w:spacing w:before="104"/>
        <w:ind w:left="724" w:hanging="200"/>
        <w:rPr>
          <w:sz w:val="24"/>
          <w:highlight w:val="yellow"/>
        </w:rPr>
      </w:pPr>
      <w:r w:rsidRPr="00504393">
        <w:rPr>
          <w:i/>
          <w:sz w:val="24"/>
          <w:highlight w:val="yellow"/>
        </w:rPr>
        <w:t>q</w:t>
      </w:r>
      <w:r w:rsidRPr="00504393">
        <w:rPr>
          <w:sz w:val="24"/>
          <w:highlight w:val="yellow"/>
        </w:rPr>
        <w:t>:</w:t>
      </w:r>
      <w:r w:rsidRPr="00504393">
        <w:rPr>
          <w:spacing w:val="8"/>
          <w:sz w:val="24"/>
          <w:highlight w:val="yellow"/>
        </w:rPr>
        <w:t xml:space="preserve"> </w:t>
      </w:r>
      <w:r w:rsidRPr="00504393">
        <w:rPr>
          <w:sz w:val="24"/>
          <w:highlight w:val="yellow"/>
        </w:rPr>
        <w:t>número</w:t>
      </w:r>
      <w:r w:rsidRPr="00504393">
        <w:rPr>
          <w:spacing w:val="-6"/>
          <w:sz w:val="24"/>
          <w:highlight w:val="yellow"/>
        </w:rPr>
        <w:t xml:space="preserve"> </w:t>
      </w:r>
      <w:r w:rsidRPr="00504393">
        <w:rPr>
          <w:sz w:val="24"/>
          <w:highlight w:val="yellow"/>
        </w:rPr>
        <w:t>máximo</w:t>
      </w:r>
      <w:r w:rsidRPr="00504393">
        <w:rPr>
          <w:spacing w:val="-5"/>
          <w:sz w:val="24"/>
          <w:highlight w:val="yellow"/>
        </w:rPr>
        <w:t xml:space="preserve"> </w:t>
      </w:r>
      <w:r w:rsidRPr="00504393">
        <w:rPr>
          <w:sz w:val="24"/>
          <w:highlight w:val="yellow"/>
        </w:rPr>
        <w:t>de</w:t>
      </w:r>
      <w:r w:rsidRPr="00504393">
        <w:rPr>
          <w:spacing w:val="-6"/>
          <w:sz w:val="24"/>
          <w:highlight w:val="yellow"/>
        </w:rPr>
        <w:t xml:space="preserve"> </w:t>
      </w:r>
      <w:r w:rsidRPr="00504393">
        <w:rPr>
          <w:sz w:val="24"/>
          <w:highlight w:val="yellow"/>
        </w:rPr>
        <w:t>paradas</w:t>
      </w:r>
      <w:r w:rsidRPr="00504393">
        <w:rPr>
          <w:spacing w:val="-6"/>
          <w:sz w:val="24"/>
          <w:highlight w:val="yellow"/>
        </w:rPr>
        <w:t xml:space="preserve"> </w:t>
      </w:r>
      <w:r w:rsidRPr="00504393">
        <w:rPr>
          <w:sz w:val="24"/>
          <w:highlight w:val="yellow"/>
        </w:rPr>
        <w:t>a</w:t>
      </w:r>
      <w:r w:rsidRPr="00504393">
        <w:rPr>
          <w:spacing w:val="-5"/>
          <w:sz w:val="24"/>
          <w:highlight w:val="yellow"/>
        </w:rPr>
        <w:t xml:space="preserve"> </w:t>
      </w:r>
      <w:r w:rsidRPr="00504393">
        <w:rPr>
          <w:sz w:val="24"/>
          <w:highlight w:val="yellow"/>
        </w:rPr>
        <w:t>serem</w:t>
      </w:r>
      <w:r w:rsidRPr="00504393">
        <w:rPr>
          <w:spacing w:val="-6"/>
          <w:sz w:val="24"/>
          <w:highlight w:val="yellow"/>
        </w:rPr>
        <w:t xml:space="preserve"> </w:t>
      </w:r>
      <w:r w:rsidRPr="00504393">
        <w:rPr>
          <w:spacing w:val="-2"/>
          <w:sz w:val="24"/>
          <w:highlight w:val="yellow"/>
        </w:rPr>
        <w:t>implantadas.</w:t>
      </w:r>
    </w:p>
    <w:p w14:paraId="118F4226" w14:textId="77777777" w:rsidR="00036C99" w:rsidRDefault="004767C7">
      <w:pPr>
        <w:pStyle w:val="Ttulo2"/>
        <w:spacing w:before="157"/>
        <w:ind w:firstLine="0"/>
      </w:pPr>
      <w:r>
        <w:rPr>
          <w:spacing w:val="-2"/>
          <w:u w:val="single"/>
        </w:rPr>
        <w:t>Variáveis</w:t>
      </w:r>
      <w:r>
        <w:rPr>
          <w:spacing w:val="-12"/>
          <w:u w:val="single"/>
        </w:rPr>
        <w:t xml:space="preserve"> </w:t>
      </w:r>
      <w:r>
        <w:rPr>
          <w:spacing w:val="-2"/>
          <w:u w:val="single"/>
        </w:rPr>
        <w:t>de</w:t>
      </w:r>
      <w:r>
        <w:rPr>
          <w:spacing w:val="-11"/>
          <w:u w:val="single"/>
        </w:rPr>
        <w:t xml:space="preserve"> </w:t>
      </w:r>
      <w:commentRangeStart w:id="88"/>
      <w:r>
        <w:rPr>
          <w:spacing w:val="-2"/>
          <w:u w:val="single"/>
        </w:rPr>
        <w:t>decisãos</w:t>
      </w:r>
      <w:commentRangeEnd w:id="88"/>
      <w:r w:rsidR="009327FB">
        <w:rPr>
          <w:rStyle w:val="Refdecomentrio"/>
          <w:spacing w:val="-2"/>
          <w:sz w:val="24"/>
          <w:szCs w:val="24"/>
          <w:u w:val="single"/>
        </w:rPr>
        <w:commentReference w:id="88"/>
      </w:r>
      <w:r>
        <w:rPr>
          <w:spacing w:val="-2"/>
          <w:u w:val="single"/>
        </w:rPr>
        <w:t>:</w:t>
      </w:r>
    </w:p>
    <w:p w14:paraId="3FE95D42" w14:textId="77777777" w:rsidR="00036C99" w:rsidRDefault="004767C7">
      <w:pPr>
        <w:pStyle w:val="Corpodetexto"/>
        <w:tabs>
          <w:tab w:val="left" w:pos="1266"/>
        </w:tabs>
        <w:spacing w:line="172" w:lineRule="auto"/>
        <w:ind w:left="140"/>
        <w:rPr>
          <w:i/>
        </w:rPr>
      </w:pPr>
      <w:r>
        <w:rPr>
          <w:i/>
          <w:noProof/>
        </w:rPr>
        <mc:AlternateContent>
          <mc:Choice Requires="wps">
            <w:drawing>
              <wp:anchor distT="0" distB="0" distL="0" distR="0" simplePos="0" relativeHeight="486887936" behindDoc="1" locked="0" layoutInCell="1" allowOverlap="1" wp14:anchorId="5A4D3267" wp14:editId="5E9389A9">
                <wp:simplePos x="0" y="0"/>
                <wp:positionH relativeFrom="page">
                  <wp:posOffset>1163370</wp:posOffset>
                </wp:positionH>
                <wp:positionV relativeFrom="paragraph">
                  <wp:posOffset>408001</wp:posOffset>
                </wp:positionV>
                <wp:extent cx="31750" cy="1365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36525"/>
                        </a:xfrm>
                        <a:prstGeom prst="rect">
                          <a:avLst/>
                        </a:prstGeom>
                      </wps:spPr>
                      <wps:txbx>
                        <w:txbxContent>
                          <w:p w14:paraId="6C14D8E0" w14:textId="77777777" w:rsidR="00036C99" w:rsidRDefault="004767C7">
                            <w:pPr>
                              <w:spacing w:line="205" w:lineRule="exact"/>
                              <w:rPr>
                                <w:i/>
                                <w:sz w:val="18"/>
                              </w:rPr>
                            </w:pPr>
                            <w:r>
                              <w:rPr>
                                <w:i/>
                                <w:spacing w:val="-12"/>
                                <w:sz w:val="18"/>
                              </w:rPr>
                              <w:t>j</w:t>
                            </w:r>
                          </w:p>
                        </w:txbxContent>
                      </wps:txbx>
                      <wps:bodyPr wrap="square" lIns="0" tIns="0" rIns="0" bIns="0" rtlCol="0">
                        <a:noAutofit/>
                      </wps:bodyPr>
                    </wps:wsp>
                  </a:graphicData>
                </a:graphic>
              </wp:anchor>
            </w:drawing>
          </mc:Choice>
          <mc:Fallback>
            <w:pict>
              <v:shapetype w14:anchorId="5A4D3267" id="_x0000_t202" coordsize="21600,21600" o:spt="202" path="m,l,21600r21600,l21600,xe">
                <v:stroke joinstyle="miter"/>
                <v:path gradientshapeok="t" o:connecttype="rect"/>
              </v:shapetype>
              <v:shape id="Textbox 12" o:spid="_x0000_s1026" type="#_x0000_t202" style="position:absolute;left:0;text-align:left;margin-left:91.6pt;margin-top:32.15pt;width:2.5pt;height:10.75pt;z-index:-164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" filled="f" stroked="f">
                <v:textbox inset="0,0,0,0">
                  <w:txbxContent>
                    <w:p w14:paraId="6C14D8E0" w14:textId="77777777" w:rsidR="00036C99" w:rsidRDefault="004767C7">
                      <w:pPr>
                        <w:spacing w:line="205" w:lineRule="exact"/>
                        <w:rPr>
                          <w:i/>
                          <w:sz w:val="18"/>
                        </w:rPr>
                      </w:pPr>
                      <w:r>
                        <w:rPr>
                          <w:i/>
                          <w:spacing w:val="-12"/>
                          <w:sz w:val="18"/>
                        </w:rPr>
                        <w:t>j</w:t>
                      </w:r>
                    </w:p>
                  </w:txbxContent>
                </v:textbox>
                <w10:wrap anchorx="page"/>
              </v:shape>
            </w:pict>
          </mc:Fallback>
        </mc:AlternateContent>
      </w:r>
      <w:r>
        <w:rPr>
          <w:i/>
          <w:position w:val="-21"/>
        </w:rPr>
        <w:t>x</w:t>
      </w:r>
      <w:r>
        <w:rPr>
          <w:i/>
          <w:spacing w:val="77"/>
          <w:position w:val="-21"/>
        </w:rPr>
        <w:t xml:space="preserve"> </w:t>
      </w:r>
      <w:r>
        <w:rPr>
          <w:rFonts w:ascii="Lucida Sans Unicode" w:hAnsi="Lucida Sans Unicode"/>
          <w:position w:val="-21"/>
        </w:rPr>
        <w:t>=</w:t>
      </w:r>
      <w:r>
        <w:rPr>
          <w:rFonts w:ascii="Lucida Sans Unicode" w:hAnsi="Lucida Sans Unicode"/>
          <w:spacing w:val="-23"/>
          <w:position w:val="-21"/>
        </w:rPr>
        <w:t xml:space="preserve"> </w:t>
      </w:r>
      <w:r>
        <w:rPr>
          <w:rFonts w:ascii="Arial MT" w:hAnsi="Arial MT"/>
          <w:spacing w:val="-90"/>
          <w:position w:val="35"/>
        </w:rPr>
        <w:t></w:t>
      </w:r>
      <w:r>
        <w:rPr>
          <w:rFonts w:ascii="Arial MT" w:hAnsi="Arial MT"/>
          <w:spacing w:val="-90"/>
          <w:position w:val="13"/>
        </w:rPr>
        <w:t></w:t>
      </w:r>
      <w:r>
        <w:rPr>
          <w:rFonts w:ascii="Arial MT" w:hAnsi="Arial MT"/>
          <w:spacing w:val="-90"/>
          <w:position w:val="6"/>
        </w:rPr>
        <w:t></w:t>
      </w:r>
      <w:r>
        <w:rPr>
          <w:spacing w:val="-90"/>
        </w:rPr>
        <w:t>1</w:t>
      </w:r>
      <w:r>
        <w:rPr>
          <w:rFonts w:ascii="Arial" w:hAnsi="Arial"/>
          <w:i/>
          <w:spacing w:val="-90"/>
        </w:rPr>
        <w:t>,</w:t>
      </w:r>
      <w:r>
        <w:rPr>
          <w:rFonts w:ascii="Arial" w:hAnsi="Arial"/>
          <w:i/>
        </w:rPr>
        <w:tab/>
      </w:r>
      <w:r>
        <w:t>se</w:t>
      </w:r>
      <w:r>
        <w:rPr>
          <w:spacing w:val="-15"/>
        </w:rPr>
        <w:t xml:space="preserve"> </w:t>
      </w:r>
      <w:r>
        <w:t>a</w:t>
      </w:r>
      <w:r>
        <w:rPr>
          <w:spacing w:val="-8"/>
        </w:rPr>
        <w:t xml:space="preserve"> </w:t>
      </w:r>
      <w:r>
        <w:t>instalação</w:t>
      </w:r>
      <w:r>
        <w:rPr>
          <w:spacing w:val="-9"/>
        </w:rPr>
        <w:t xml:space="preserve"> </w:t>
      </w:r>
      <w:r>
        <w:t>for</w:t>
      </w:r>
      <w:r>
        <w:rPr>
          <w:spacing w:val="-8"/>
        </w:rPr>
        <w:t xml:space="preserve"> </w:t>
      </w:r>
      <w:r>
        <w:t>implantada</w:t>
      </w:r>
      <w:r>
        <w:rPr>
          <w:spacing w:val="-8"/>
        </w:rPr>
        <w:t xml:space="preserve"> </w:t>
      </w:r>
      <w:r>
        <w:t>no</w:t>
      </w:r>
      <w:r>
        <w:rPr>
          <w:spacing w:val="-8"/>
        </w:rPr>
        <w:t xml:space="preserve"> </w:t>
      </w:r>
      <w:r>
        <w:t>local</w:t>
      </w:r>
      <w:r>
        <w:rPr>
          <w:spacing w:val="-9"/>
        </w:rPr>
        <w:t xml:space="preserve"> </w:t>
      </w:r>
      <w:r>
        <w:t>viável</w:t>
      </w:r>
      <w:r>
        <w:rPr>
          <w:spacing w:val="24"/>
        </w:rPr>
        <w:t xml:space="preserve"> </w:t>
      </w:r>
      <w:r>
        <w:rPr>
          <w:i/>
        </w:rPr>
        <w:t>j</w:t>
      </w:r>
      <w:r>
        <w:rPr>
          <w:i/>
          <w:spacing w:val="-9"/>
        </w:rPr>
        <w:t xml:space="preserve"> </w:t>
      </w:r>
      <w:r>
        <w:rPr>
          <w:rFonts w:ascii="Lucida Sans Unicode" w:hAnsi="Lucida Sans Unicode"/>
        </w:rPr>
        <w:t>∈</w:t>
      </w:r>
      <w:r>
        <w:rPr>
          <w:rFonts w:ascii="Lucida Sans Unicode" w:hAnsi="Lucida Sans Unicode"/>
          <w:spacing w:val="-23"/>
        </w:rPr>
        <w:t xml:space="preserve"> </w:t>
      </w:r>
      <w:r>
        <w:rPr>
          <w:i/>
          <w:spacing w:val="-10"/>
        </w:rPr>
        <w:t>J</w:t>
      </w:r>
    </w:p>
    <w:p w14:paraId="76AB8251" w14:textId="77777777" w:rsidR="00036C99" w:rsidRDefault="004767C7">
      <w:pPr>
        <w:pStyle w:val="Corpodetexto"/>
        <w:tabs>
          <w:tab w:val="left" w:pos="1266"/>
        </w:tabs>
        <w:spacing w:line="338" w:lineRule="exact"/>
        <w:ind w:left="629"/>
      </w:pPr>
      <w:r>
        <w:rPr>
          <w:rFonts w:ascii="Arial MT" w:hAnsi="Arial MT"/>
          <w:spacing w:val="-58"/>
          <w:position w:val="15"/>
        </w:rPr>
        <w:t></w:t>
      </w:r>
      <w:r>
        <w:rPr>
          <w:rFonts w:ascii="Arial MT" w:hAnsi="Arial MT"/>
          <w:spacing w:val="-58"/>
          <w:position w:val="8"/>
        </w:rPr>
        <w:t></w:t>
      </w:r>
      <w:r>
        <w:rPr>
          <w:spacing w:val="-58"/>
        </w:rPr>
        <w:t>0</w:t>
      </w:r>
      <w:r>
        <w:rPr>
          <w:rFonts w:ascii="Arial" w:hAnsi="Arial"/>
          <w:i/>
          <w:spacing w:val="-58"/>
        </w:rPr>
        <w:t>,</w:t>
      </w:r>
      <w:r>
        <w:rPr>
          <w:rFonts w:ascii="Arial" w:hAnsi="Arial"/>
          <w:i/>
        </w:rPr>
        <w:tab/>
      </w:r>
      <w:r>
        <w:t>caso</w:t>
      </w:r>
      <w:r>
        <w:rPr>
          <w:spacing w:val="-6"/>
        </w:rPr>
        <w:t xml:space="preserve"> </w:t>
      </w:r>
      <w:r>
        <w:rPr>
          <w:spacing w:val="-2"/>
        </w:rPr>
        <w:t>contrário.</w:t>
      </w:r>
    </w:p>
    <w:p w14:paraId="2CB3595C" w14:textId="77777777" w:rsidR="00036C99" w:rsidRDefault="00036C99">
      <w:pPr>
        <w:pStyle w:val="Corpodetexto"/>
        <w:spacing w:before="13"/>
      </w:pPr>
    </w:p>
    <w:p w14:paraId="7777E2AE" w14:textId="77777777" w:rsidR="00036C99" w:rsidRDefault="004767C7">
      <w:pPr>
        <w:pStyle w:val="Corpodetexto"/>
        <w:tabs>
          <w:tab w:val="left" w:pos="1235"/>
        </w:tabs>
        <w:spacing w:line="139" w:lineRule="auto"/>
        <w:ind w:left="140"/>
        <w:rPr>
          <w:i/>
        </w:rPr>
      </w:pPr>
      <w:r>
        <w:rPr>
          <w:i/>
          <w:noProof/>
        </w:rPr>
        <mc:AlternateContent>
          <mc:Choice Requires="wps">
            <w:drawing>
              <wp:anchor distT="0" distB="0" distL="0" distR="0" simplePos="0" relativeHeight="486888448" behindDoc="1" locked="0" layoutInCell="1" allowOverlap="1" wp14:anchorId="5D14F5FB" wp14:editId="082D7302">
                <wp:simplePos x="0" y="0"/>
                <wp:positionH relativeFrom="page">
                  <wp:posOffset>1146289</wp:posOffset>
                </wp:positionH>
                <wp:positionV relativeFrom="paragraph">
                  <wp:posOffset>408871</wp:posOffset>
                </wp:positionV>
                <wp:extent cx="31750" cy="1365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36525"/>
                        </a:xfrm>
                        <a:prstGeom prst="rect">
                          <a:avLst/>
                        </a:prstGeom>
                      </wps:spPr>
                      <wps:txbx>
                        <w:txbxContent>
                          <w:p w14:paraId="4C0788E9" w14:textId="77777777" w:rsidR="00036C99" w:rsidRDefault="004767C7">
                            <w:pPr>
                              <w:spacing w:line="205" w:lineRule="exact"/>
                              <w:rPr>
                                <w:i/>
                                <w:sz w:val="18"/>
                              </w:rPr>
                            </w:pPr>
                            <w:r>
                              <w:rPr>
                                <w:i/>
                                <w:spacing w:val="-12"/>
                                <w:sz w:val="18"/>
                              </w:rPr>
                              <w:t>i</w:t>
                            </w:r>
                          </w:p>
                        </w:txbxContent>
                      </wps:txbx>
                      <wps:bodyPr wrap="square" lIns="0" tIns="0" rIns="0" bIns="0" rtlCol="0">
                        <a:noAutofit/>
                      </wps:bodyPr>
                    </wps:wsp>
                  </a:graphicData>
                </a:graphic>
              </wp:anchor>
            </w:drawing>
          </mc:Choice>
          <mc:Fallback>
            <w:pict>
              <v:shape w14:anchorId="5D14F5FB" id="Textbox 13" o:spid="_x0000_s1027" type="#_x0000_t202" style="position:absolute;left:0;text-align:left;margin-left:90.25pt;margin-top:32.2pt;width:2.5pt;height:10.75pt;z-index:-164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" filled="f" stroked="f">
                <v:textbox inset="0,0,0,0">
                  <w:txbxContent>
                    <w:p w14:paraId="4C0788E9" w14:textId="77777777" w:rsidR="00036C99" w:rsidRDefault="004767C7">
                      <w:pPr>
                        <w:spacing w:line="205" w:lineRule="exact"/>
                        <w:rPr>
                          <w:i/>
                          <w:sz w:val="18"/>
                        </w:rPr>
                      </w:pPr>
                      <w:r>
                        <w:rPr>
                          <w:i/>
                          <w:spacing w:val="-12"/>
                          <w:sz w:val="18"/>
                        </w:rPr>
                        <w:t>i</w:t>
                      </w:r>
                    </w:p>
                  </w:txbxContent>
                </v:textbox>
                <w10:wrap anchorx="page"/>
              </v:shape>
            </w:pict>
          </mc:Fallback>
        </mc:AlternateContent>
      </w:r>
      <w:r>
        <w:rPr>
          <w:i/>
          <w:position w:val="-21"/>
        </w:rPr>
        <w:t>y</w:t>
      </w:r>
      <w:r>
        <w:rPr>
          <w:i/>
          <w:spacing w:val="45"/>
          <w:position w:val="-21"/>
        </w:rPr>
        <w:t xml:space="preserve"> </w:t>
      </w:r>
      <w:r>
        <w:rPr>
          <w:rFonts w:ascii="Lucida Sans Unicode" w:hAnsi="Lucida Sans Unicode"/>
          <w:position w:val="-21"/>
        </w:rPr>
        <w:t>=</w:t>
      </w:r>
      <w:r>
        <w:rPr>
          <w:rFonts w:ascii="Lucida Sans Unicode" w:hAnsi="Lucida Sans Unicode"/>
          <w:spacing w:val="-23"/>
          <w:position w:val="-21"/>
        </w:rPr>
        <w:t xml:space="preserve"> </w:t>
      </w:r>
      <w:r>
        <w:rPr>
          <w:rFonts w:ascii="Arial MT" w:hAnsi="Arial MT"/>
          <w:spacing w:val="-90"/>
          <w:position w:val="35"/>
        </w:rPr>
        <w:t></w:t>
      </w:r>
      <w:r>
        <w:rPr>
          <w:rFonts w:ascii="Arial MT" w:hAnsi="Arial MT"/>
          <w:spacing w:val="-90"/>
          <w:position w:val="13"/>
        </w:rPr>
        <w:t></w:t>
      </w:r>
      <w:r>
        <w:rPr>
          <w:rFonts w:ascii="Arial MT" w:hAnsi="Arial MT"/>
          <w:spacing w:val="-90"/>
          <w:position w:val="6"/>
        </w:rPr>
        <w:t></w:t>
      </w:r>
      <w:r>
        <w:rPr>
          <w:spacing w:val="-90"/>
        </w:rPr>
        <w:t>1</w:t>
      </w:r>
      <w:r>
        <w:rPr>
          <w:rFonts w:ascii="Arial" w:hAnsi="Arial"/>
          <w:i/>
          <w:spacing w:val="-90"/>
        </w:rPr>
        <w:t>,</w:t>
      </w:r>
      <w:r>
        <w:rPr>
          <w:rFonts w:ascii="Arial" w:hAnsi="Arial"/>
          <w:i/>
        </w:rPr>
        <w:tab/>
      </w:r>
      <w:r>
        <w:t>se</w:t>
      </w:r>
      <w:r>
        <w:rPr>
          <w:spacing w:val="-14"/>
        </w:rPr>
        <w:t xml:space="preserve"> </w:t>
      </w:r>
      <w:r>
        <w:t>o</w:t>
      </w:r>
      <w:r>
        <w:rPr>
          <w:spacing w:val="-7"/>
        </w:rPr>
        <w:t xml:space="preserve"> </w:t>
      </w:r>
      <w:r>
        <w:t>ponto</w:t>
      </w:r>
      <w:r>
        <w:rPr>
          <w:spacing w:val="-8"/>
        </w:rPr>
        <w:t xml:space="preserve"> </w:t>
      </w:r>
      <w:r>
        <w:t>de</w:t>
      </w:r>
      <w:r>
        <w:rPr>
          <w:spacing w:val="-7"/>
        </w:rPr>
        <w:t xml:space="preserve"> </w:t>
      </w:r>
      <w:r>
        <w:t>demanda</w:t>
      </w:r>
      <w:r>
        <w:rPr>
          <w:spacing w:val="-8"/>
        </w:rPr>
        <w:t xml:space="preserve"> </w:t>
      </w:r>
      <w:r>
        <w:rPr>
          <w:i/>
        </w:rPr>
        <w:t>i</w:t>
      </w:r>
      <w:r>
        <w:rPr>
          <w:i/>
          <w:spacing w:val="-7"/>
        </w:rPr>
        <w:t xml:space="preserve"> </w:t>
      </w:r>
      <w:r>
        <w:t>for</w:t>
      </w:r>
      <w:r>
        <w:rPr>
          <w:spacing w:val="-8"/>
        </w:rPr>
        <w:t xml:space="preserve"> </w:t>
      </w:r>
      <w:r>
        <w:t>coberto</w:t>
      </w:r>
      <w:r>
        <w:rPr>
          <w:spacing w:val="-7"/>
        </w:rPr>
        <w:t xml:space="preserve"> </w:t>
      </w:r>
      <w:r>
        <w:rPr>
          <w:i/>
        </w:rPr>
        <w:t>i</w:t>
      </w:r>
      <w:r>
        <w:rPr>
          <w:i/>
          <w:spacing w:val="-13"/>
        </w:rPr>
        <w:t xml:space="preserve"> </w:t>
      </w:r>
      <w:r>
        <w:rPr>
          <w:rFonts w:ascii="Lucida Sans Unicode" w:hAnsi="Lucida Sans Unicode"/>
        </w:rPr>
        <w:t>∈</w:t>
      </w:r>
      <w:r>
        <w:rPr>
          <w:rFonts w:ascii="Lucida Sans Unicode" w:hAnsi="Lucida Sans Unicode"/>
          <w:spacing w:val="-23"/>
        </w:rPr>
        <w:t xml:space="preserve"> </w:t>
      </w:r>
      <w:r>
        <w:rPr>
          <w:i/>
          <w:spacing w:val="-10"/>
        </w:rPr>
        <w:t>I</w:t>
      </w:r>
    </w:p>
    <w:p w14:paraId="4D401942" w14:textId="77777777" w:rsidR="00036C99" w:rsidRDefault="004767C7">
      <w:pPr>
        <w:pStyle w:val="Corpodetexto"/>
        <w:tabs>
          <w:tab w:val="left" w:pos="1235"/>
        </w:tabs>
        <w:spacing w:line="380" w:lineRule="exact"/>
        <w:ind w:left="598"/>
      </w:pPr>
      <w:r>
        <w:rPr>
          <w:rFonts w:ascii="Arial MT" w:hAnsi="Arial MT"/>
          <w:spacing w:val="-58"/>
          <w:position w:val="15"/>
        </w:rPr>
        <w:t></w:t>
      </w:r>
      <w:r>
        <w:rPr>
          <w:rFonts w:ascii="Arial MT" w:hAnsi="Arial MT"/>
          <w:spacing w:val="-58"/>
          <w:position w:val="8"/>
        </w:rPr>
        <w:t></w:t>
      </w:r>
      <w:r>
        <w:rPr>
          <w:spacing w:val="-58"/>
        </w:rPr>
        <w:t>0</w:t>
      </w:r>
      <w:r>
        <w:rPr>
          <w:rFonts w:ascii="Arial" w:hAnsi="Arial"/>
          <w:i/>
          <w:spacing w:val="-58"/>
        </w:rPr>
        <w:t>,</w:t>
      </w:r>
      <w:r>
        <w:rPr>
          <w:rFonts w:ascii="Arial" w:hAnsi="Arial"/>
          <w:i/>
        </w:rPr>
        <w:tab/>
      </w:r>
      <w:r>
        <w:t>caso</w:t>
      </w:r>
      <w:r>
        <w:rPr>
          <w:spacing w:val="-6"/>
        </w:rPr>
        <w:t xml:space="preserve"> </w:t>
      </w:r>
      <w:r>
        <w:rPr>
          <w:spacing w:val="-2"/>
        </w:rPr>
        <w:t>contrário.</w:t>
      </w:r>
    </w:p>
    <w:p w14:paraId="2F15D01F" w14:textId="77777777" w:rsidR="00036C99" w:rsidRDefault="004767C7">
      <w:pPr>
        <w:pStyle w:val="Corpodetexto"/>
        <w:spacing w:before="11"/>
        <w:rPr>
          <w:sz w:val="17"/>
        </w:rPr>
      </w:pPr>
      <w:r>
        <w:rPr>
          <w:noProof/>
          <w:sz w:val="17"/>
        </w:rPr>
        <mc:AlternateContent>
          <mc:Choice Requires="wps">
            <w:drawing>
              <wp:anchor distT="0" distB="0" distL="0" distR="0" simplePos="0" relativeHeight="487589888" behindDoc="1" locked="0" layoutInCell="1" allowOverlap="1" wp14:anchorId="52A1B884" wp14:editId="213080EA">
                <wp:simplePos x="0" y="0"/>
                <wp:positionH relativeFrom="page">
                  <wp:posOffset>1078877</wp:posOffset>
                </wp:positionH>
                <wp:positionV relativeFrom="paragraph">
                  <wp:posOffset>146360</wp:posOffset>
                </wp:positionV>
                <wp:extent cx="1064895" cy="19558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4895" cy="195580"/>
                        </a:xfrm>
                        <a:prstGeom prst="rect">
                          <a:avLst/>
                        </a:prstGeom>
                      </wps:spPr>
                      <wps:txbx>
                        <w:txbxContent>
                          <w:p w14:paraId="4AE0AE5C" w14:textId="77777777" w:rsidR="00036C99" w:rsidRDefault="004767C7">
                            <w:pPr>
                              <w:spacing w:before="6"/>
                              <w:rPr>
                                <w:b/>
                                <w:i/>
                                <w:sz w:val="24"/>
                              </w:rPr>
                            </w:pPr>
                            <w:r>
                              <w:rPr>
                                <w:b/>
                                <w:i/>
                                <w:sz w:val="24"/>
                                <w:u w:val="single"/>
                              </w:rPr>
                              <w:t>Função</w:t>
                            </w:r>
                            <w:r>
                              <w:rPr>
                                <w:b/>
                                <w:i/>
                                <w:spacing w:val="-9"/>
                                <w:sz w:val="24"/>
                                <w:u w:val="single"/>
                              </w:rPr>
                              <w:t xml:space="preserve"> </w:t>
                            </w:r>
                            <w:r>
                              <w:rPr>
                                <w:b/>
                                <w:i/>
                                <w:spacing w:val="-2"/>
                                <w:sz w:val="24"/>
                                <w:u w:val="single"/>
                              </w:rPr>
                              <w:t>objetivo:</w:t>
                            </w:r>
                          </w:p>
                        </w:txbxContent>
                      </wps:txbx>
                      <wps:bodyPr wrap="square" lIns="0" tIns="0" rIns="0" bIns="0" rtlCol="0">
                        <a:noAutofit/>
                      </wps:bodyPr>
                    </wps:wsp>
                  </a:graphicData>
                </a:graphic>
              </wp:anchor>
            </w:drawing>
          </mc:Choice>
          <mc:Fallback>
            <w:pict>
              <v:shape w14:anchorId="52A1B884" id="Textbox 14" o:spid="_x0000_s1028" type="#_x0000_t202" style="position:absolute;margin-left:84.95pt;margin-top:11.5pt;width:83.85pt;height:15.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" filled="f" stroked="f">
                <v:textbox inset="0,0,0,0">
                  <w:txbxContent>
                    <w:p w14:paraId="4AE0AE5C" w14:textId="77777777" w:rsidR="00036C99" w:rsidRDefault="004767C7">
                      <w:pPr>
                        <w:spacing w:before="6"/>
                        <w:rPr>
                          <w:b/>
                          <w:i/>
                          <w:sz w:val="24"/>
                        </w:rPr>
                      </w:pPr>
                      <w:r>
                        <w:rPr>
                          <w:b/>
                          <w:i/>
                          <w:sz w:val="24"/>
                          <w:u w:val="single"/>
                        </w:rPr>
                        <w:t>Função</w:t>
                      </w:r>
                      <w:r>
                        <w:rPr>
                          <w:b/>
                          <w:i/>
                          <w:spacing w:val="-9"/>
                          <w:sz w:val="24"/>
                          <w:u w:val="single"/>
                        </w:rPr>
                        <w:t xml:space="preserve"> </w:t>
                      </w:r>
                      <w:r>
                        <w:rPr>
                          <w:b/>
                          <w:i/>
                          <w:spacing w:val="-2"/>
                          <w:sz w:val="24"/>
                          <w:u w:val="single"/>
                        </w:rPr>
                        <w:t>objetivo:</w:t>
                      </w:r>
                    </w:p>
                  </w:txbxContent>
                </v:textbox>
                <w10:wrap type="topAndBottom" anchorx="page"/>
              </v:shape>
            </w:pict>
          </mc:Fallback>
        </mc:AlternateContent>
      </w:r>
    </w:p>
    <w:p w14:paraId="72DDF240" w14:textId="77777777" w:rsidR="00036C99" w:rsidRDefault="00036C99">
      <w:pPr>
        <w:pStyle w:val="Corpodetexto"/>
      </w:pPr>
    </w:p>
    <w:p w14:paraId="47A37BE8" w14:textId="77777777" w:rsidR="00036C99" w:rsidRDefault="00036C99">
      <w:pPr>
        <w:pStyle w:val="Corpodetexto"/>
        <w:spacing w:before="142"/>
      </w:pPr>
    </w:p>
    <w:p w14:paraId="65D55A75" w14:textId="77777777" w:rsidR="00036C99" w:rsidRDefault="004767C7">
      <w:pPr>
        <w:tabs>
          <w:tab w:val="left" w:pos="8768"/>
        </w:tabs>
        <w:spacing w:line="353" w:lineRule="exact"/>
        <w:ind w:left="140"/>
        <w:rPr>
          <w:sz w:val="24"/>
        </w:rPr>
      </w:pPr>
      <w:commentRangeStart w:id="89"/>
      <w:r>
        <w:rPr>
          <w:sz w:val="24"/>
        </w:rPr>
        <w:t>max</w:t>
      </w:r>
      <w:r>
        <w:rPr>
          <w:spacing w:val="-34"/>
          <w:sz w:val="24"/>
        </w:rPr>
        <w:t xml:space="preserve"> </w:t>
      </w:r>
      <w:r>
        <w:rPr>
          <w:i/>
          <w:sz w:val="24"/>
        </w:rPr>
        <w:t>Z</w:t>
      </w:r>
      <w:r>
        <w:rPr>
          <w:i/>
          <w:spacing w:val="-7"/>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2"/>
          <w:position w:val="-4"/>
          <w:sz w:val="34"/>
        </w:rPr>
        <w:t>∑</w:t>
      </w:r>
      <w:r>
        <w:rPr>
          <w:i/>
          <w:spacing w:val="-2"/>
          <w:sz w:val="24"/>
        </w:rPr>
        <w:t>d</w:t>
      </w:r>
      <w:r>
        <w:rPr>
          <w:i/>
          <w:spacing w:val="-2"/>
          <w:sz w:val="24"/>
          <w:vertAlign w:val="subscript"/>
        </w:rPr>
        <w:t>i</w:t>
      </w:r>
      <w:r>
        <w:rPr>
          <w:i/>
          <w:spacing w:val="-2"/>
          <w:sz w:val="24"/>
        </w:rPr>
        <w:t>y</w:t>
      </w:r>
      <w:r>
        <w:rPr>
          <w:i/>
          <w:spacing w:val="-2"/>
          <w:sz w:val="24"/>
          <w:vertAlign w:val="subscript"/>
        </w:rPr>
        <w:t>i</w:t>
      </w:r>
      <w:commentRangeEnd w:id="89"/>
      <w:r w:rsidR="00C020C0">
        <w:rPr>
          <w:rStyle w:val="Refdecomentrio"/>
          <w:i/>
          <w:sz w:val="24"/>
          <w:szCs w:val="22"/>
        </w:rPr>
        <w:commentReference w:id="89"/>
      </w:r>
      <w:r>
        <w:rPr>
          <w:i/>
          <w:sz w:val="24"/>
        </w:rPr>
        <w:tab/>
      </w:r>
      <w:r>
        <w:rPr>
          <w:spacing w:val="-2"/>
          <w:sz w:val="24"/>
        </w:rPr>
        <w:t>(2.1)</w:t>
      </w:r>
    </w:p>
    <w:p w14:paraId="44FC18EA" w14:textId="77777777" w:rsidR="00036C99" w:rsidRDefault="004767C7">
      <w:pPr>
        <w:spacing w:line="238" w:lineRule="exact"/>
        <w:ind w:left="1018"/>
        <w:rPr>
          <w:i/>
          <w:sz w:val="18"/>
        </w:rPr>
      </w:pPr>
      <w:r>
        <w:rPr>
          <w:i/>
          <w:spacing w:val="-5"/>
          <w:sz w:val="18"/>
        </w:rPr>
        <w:t>i</w:t>
      </w:r>
      <w:r>
        <w:rPr>
          <w:rFonts w:ascii="Lucida Sans Unicode" w:hAnsi="Lucida Sans Unicode"/>
          <w:spacing w:val="-5"/>
          <w:sz w:val="18"/>
        </w:rPr>
        <w:t>∈</w:t>
      </w:r>
      <w:r>
        <w:rPr>
          <w:i/>
          <w:spacing w:val="-5"/>
          <w:sz w:val="18"/>
        </w:rPr>
        <w:t>I</w:t>
      </w:r>
    </w:p>
    <w:p w14:paraId="16549DC1" w14:textId="77777777" w:rsidR="00036C99" w:rsidRDefault="004767C7">
      <w:pPr>
        <w:pStyle w:val="Ttulo2"/>
        <w:spacing w:before="85"/>
        <w:ind w:firstLine="0"/>
      </w:pPr>
      <w:r>
        <w:rPr>
          <w:spacing w:val="-2"/>
          <w:u w:val="single"/>
        </w:rPr>
        <w:t>Restrições:</w:t>
      </w:r>
    </w:p>
    <w:p w14:paraId="4734B94C" w14:textId="77777777" w:rsidR="00036C99" w:rsidRDefault="00036C99">
      <w:pPr>
        <w:pStyle w:val="Corpodetexto"/>
        <w:rPr>
          <w:b/>
          <w:i/>
        </w:rPr>
      </w:pPr>
    </w:p>
    <w:p w14:paraId="4CB57DB0" w14:textId="77777777" w:rsidR="00036C99" w:rsidRDefault="00036C99">
      <w:pPr>
        <w:pStyle w:val="Corpodetexto"/>
        <w:spacing w:before="168"/>
        <w:rPr>
          <w:b/>
          <w:i/>
        </w:rPr>
      </w:pPr>
    </w:p>
    <w:p w14:paraId="69A3A40C" w14:textId="77777777" w:rsidR="00036C99" w:rsidRDefault="004767C7">
      <w:pPr>
        <w:tabs>
          <w:tab w:val="left" w:pos="1757"/>
          <w:tab w:val="left" w:pos="8768"/>
        </w:tabs>
        <w:spacing w:line="353" w:lineRule="exact"/>
        <w:ind w:left="199"/>
        <w:rPr>
          <w:sz w:val="24"/>
        </w:rPr>
      </w:pPr>
      <w:r>
        <w:rPr>
          <w:position w:val="-4"/>
          <w:sz w:val="34"/>
        </w:rPr>
        <w:t xml:space="preserve">∑ </w:t>
      </w:r>
      <w:r>
        <w:rPr>
          <w:i/>
          <w:sz w:val="24"/>
        </w:rPr>
        <w:t>x</w:t>
      </w:r>
      <w:r>
        <w:rPr>
          <w:i/>
          <w:spacing w:val="-34"/>
          <w:sz w:val="24"/>
        </w:rPr>
        <w:t xml:space="preserve"> </w:t>
      </w:r>
      <w:r>
        <w:rPr>
          <w:i/>
          <w:sz w:val="24"/>
          <w:vertAlign w:val="subscript"/>
        </w:rPr>
        <w:t>j</w:t>
      </w:r>
      <w:r>
        <w:rPr>
          <w:i/>
          <w:spacing w:val="7"/>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5"/>
          <w:sz w:val="24"/>
        </w:rPr>
        <w:t>y</w:t>
      </w:r>
      <w:r>
        <w:rPr>
          <w:i/>
          <w:spacing w:val="-5"/>
          <w:sz w:val="24"/>
          <w:vertAlign w:val="subscript"/>
        </w:rPr>
        <w:t>i</w:t>
      </w:r>
      <w:r>
        <w:rPr>
          <w:rFonts w:ascii="Arial" w:hAnsi="Arial"/>
          <w:i/>
          <w:spacing w:val="-5"/>
          <w:sz w:val="24"/>
        </w:rPr>
        <w:t>,</w:t>
      </w:r>
      <w:r>
        <w:rPr>
          <w:rFonts w:ascii="Arial" w:hAnsi="Arial"/>
          <w:i/>
          <w:sz w:val="24"/>
        </w:rPr>
        <w:tab/>
      </w:r>
      <w:r>
        <w:rPr>
          <w:rFonts w:ascii="Lucida Sans Unicode" w:hAnsi="Lucida Sans Unicode"/>
          <w:w w:val="85"/>
          <w:sz w:val="24"/>
        </w:rPr>
        <w:t>∀</w:t>
      </w:r>
      <w:r>
        <w:rPr>
          <w:i/>
          <w:w w:val="85"/>
          <w:sz w:val="24"/>
        </w:rPr>
        <w:t>i</w:t>
      </w:r>
      <w:r>
        <w:rPr>
          <w:i/>
          <w:spacing w:val="3"/>
          <w:sz w:val="24"/>
        </w:rPr>
        <w:t xml:space="preserve"> </w:t>
      </w:r>
      <w:r>
        <w:rPr>
          <w:rFonts w:ascii="Lucida Sans Unicode" w:hAnsi="Lucida Sans Unicode"/>
          <w:w w:val="85"/>
          <w:sz w:val="24"/>
        </w:rPr>
        <w:t>∈</w:t>
      </w:r>
      <w:r>
        <w:rPr>
          <w:rFonts w:ascii="Lucida Sans Unicode" w:hAnsi="Lucida Sans Unicode"/>
          <w:spacing w:val="-2"/>
          <w:w w:val="85"/>
          <w:sz w:val="24"/>
        </w:rPr>
        <w:t xml:space="preserve"> </w:t>
      </w:r>
      <w:r>
        <w:rPr>
          <w:w w:val="85"/>
          <w:sz w:val="24"/>
        </w:rPr>
        <w:t>1</w:t>
      </w:r>
      <w:r>
        <w:rPr>
          <w:rFonts w:ascii="Arial" w:hAnsi="Arial"/>
          <w:i/>
          <w:w w:val="85"/>
          <w:sz w:val="24"/>
        </w:rPr>
        <w:t>,</w:t>
      </w:r>
      <w:r>
        <w:rPr>
          <w:rFonts w:ascii="Arial" w:hAnsi="Arial"/>
          <w:i/>
          <w:spacing w:val="-25"/>
          <w:w w:val="85"/>
          <w:sz w:val="24"/>
        </w:rPr>
        <w:t xml:space="preserve"> </w:t>
      </w:r>
      <w:r>
        <w:rPr>
          <w:w w:val="85"/>
          <w:sz w:val="24"/>
        </w:rPr>
        <w:t>2</w:t>
      </w:r>
      <w:r>
        <w:rPr>
          <w:rFonts w:ascii="Arial" w:hAnsi="Arial"/>
          <w:i/>
          <w:w w:val="85"/>
          <w:sz w:val="24"/>
        </w:rPr>
        <w:t>,</w:t>
      </w:r>
      <w:r>
        <w:rPr>
          <w:rFonts w:ascii="Arial" w:hAnsi="Arial"/>
          <w:i/>
          <w:spacing w:val="-26"/>
          <w:w w:val="85"/>
          <w:sz w:val="24"/>
        </w:rPr>
        <w:t xml:space="preserve"> </w:t>
      </w:r>
      <w:r>
        <w:rPr>
          <w:rFonts w:ascii="Arial" w:hAnsi="Arial"/>
          <w:i/>
          <w:w w:val="85"/>
          <w:sz w:val="24"/>
        </w:rPr>
        <w:t>..,</w:t>
      </w:r>
      <w:r>
        <w:rPr>
          <w:rFonts w:ascii="Arial" w:hAnsi="Arial"/>
          <w:i/>
          <w:spacing w:val="-25"/>
          <w:w w:val="85"/>
          <w:sz w:val="24"/>
        </w:rPr>
        <w:t xml:space="preserve"> </w:t>
      </w:r>
      <w:r>
        <w:rPr>
          <w:i/>
          <w:spacing w:val="-10"/>
          <w:w w:val="85"/>
          <w:sz w:val="24"/>
        </w:rPr>
        <w:t>n</w:t>
      </w:r>
      <w:r>
        <w:rPr>
          <w:i/>
          <w:sz w:val="24"/>
        </w:rPr>
        <w:tab/>
      </w:r>
      <w:r>
        <w:rPr>
          <w:spacing w:val="-2"/>
          <w:sz w:val="24"/>
        </w:rPr>
        <w:t>(2.2)</w:t>
      </w:r>
    </w:p>
    <w:p w14:paraId="45D95BC4" w14:textId="77777777" w:rsidR="00036C99" w:rsidRDefault="004767C7">
      <w:pPr>
        <w:spacing w:line="238" w:lineRule="exact"/>
        <w:ind w:left="166"/>
        <w:rPr>
          <w:i/>
          <w:position w:val="-2"/>
          <w:sz w:val="14"/>
        </w:rPr>
      </w:pPr>
      <w:r>
        <w:rPr>
          <w:i/>
          <w:spacing w:val="-4"/>
          <w:sz w:val="18"/>
        </w:rPr>
        <w:t>j</w:t>
      </w:r>
      <w:r>
        <w:rPr>
          <w:rFonts w:ascii="Lucida Sans Unicode" w:hAnsi="Lucida Sans Unicode"/>
          <w:spacing w:val="-4"/>
          <w:sz w:val="18"/>
        </w:rPr>
        <w:t>∈</w:t>
      </w:r>
      <w:r>
        <w:rPr>
          <w:i/>
          <w:spacing w:val="-4"/>
          <w:sz w:val="18"/>
        </w:rPr>
        <w:t>N</w:t>
      </w:r>
      <w:r>
        <w:rPr>
          <w:i/>
          <w:spacing w:val="-4"/>
          <w:position w:val="-2"/>
          <w:sz w:val="14"/>
        </w:rPr>
        <w:t>i</w:t>
      </w:r>
    </w:p>
    <w:p w14:paraId="3EA24E43" w14:textId="77777777" w:rsidR="00036C99" w:rsidRDefault="00036C99">
      <w:pPr>
        <w:spacing w:line="238" w:lineRule="exact"/>
        <w:rPr>
          <w:i/>
          <w:position w:val="-2"/>
          <w:sz w:val="14"/>
        </w:rPr>
        <w:sectPr w:rsidR="00036C99">
          <w:pgSz w:w="11910" w:h="16840"/>
          <w:pgMar w:top="1260" w:right="992" w:bottom="280" w:left="1559" w:header="1034" w:footer="0" w:gutter="0"/>
          <w:cols w:space="720"/>
        </w:sectPr>
      </w:pPr>
    </w:p>
    <w:p w14:paraId="73A134EE" w14:textId="77777777" w:rsidR="00036C99" w:rsidRDefault="00036C99">
      <w:pPr>
        <w:pStyle w:val="Corpodetexto"/>
        <w:rPr>
          <w:i/>
        </w:rPr>
      </w:pPr>
    </w:p>
    <w:p w14:paraId="0A789170" w14:textId="77777777" w:rsidR="00036C99" w:rsidRDefault="00036C99">
      <w:pPr>
        <w:pStyle w:val="Corpodetexto"/>
        <w:rPr>
          <w:i/>
        </w:rPr>
      </w:pPr>
    </w:p>
    <w:p w14:paraId="4E703CA5" w14:textId="77777777" w:rsidR="00036C99" w:rsidRDefault="00036C99">
      <w:pPr>
        <w:pStyle w:val="Corpodetexto"/>
        <w:spacing w:before="239"/>
        <w:rPr>
          <w:i/>
        </w:rPr>
      </w:pPr>
    </w:p>
    <w:p w14:paraId="42D3604E" w14:textId="77777777" w:rsidR="00036C99" w:rsidRDefault="004767C7">
      <w:pPr>
        <w:tabs>
          <w:tab w:val="left" w:pos="8768"/>
        </w:tabs>
        <w:spacing w:line="353" w:lineRule="exact"/>
        <w:ind w:left="161"/>
        <w:rPr>
          <w:sz w:val="24"/>
        </w:rPr>
      </w:pPr>
      <w:commentRangeStart w:id="90"/>
      <w:r>
        <w:rPr>
          <w:position w:val="-4"/>
          <w:sz w:val="34"/>
        </w:rPr>
        <w:t>∑</w:t>
      </w:r>
      <w:r>
        <w:rPr>
          <w:spacing w:val="-37"/>
          <w:position w:val="-4"/>
          <w:sz w:val="34"/>
        </w:rPr>
        <w:t xml:space="preserve"> </w:t>
      </w:r>
      <w:r>
        <w:rPr>
          <w:i/>
          <w:sz w:val="24"/>
        </w:rPr>
        <w:t>x</w:t>
      </w:r>
      <w:r>
        <w:rPr>
          <w:i/>
          <w:spacing w:val="-34"/>
          <w:sz w:val="24"/>
        </w:rPr>
        <w:t xml:space="preserve"> </w:t>
      </w:r>
      <w:r>
        <w:rPr>
          <w:i/>
          <w:sz w:val="24"/>
          <w:vertAlign w:val="subscript"/>
        </w:rPr>
        <w:t>j</w:t>
      </w:r>
      <w:r>
        <w:rPr>
          <w:i/>
          <w:spacing w:val="7"/>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10"/>
          <w:sz w:val="24"/>
        </w:rPr>
        <w:t>q</w:t>
      </w:r>
      <w:commentRangeEnd w:id="90"/>
      <w:r w:rsidR="00504393">
        <w:rPr>
          <w:rStyle w:val="Refdecomentrio"/>
          <w:i/>
          <w:sz w:val="24"/>
          <w:szCs w:val="22"/>
        </w:rPr>
        <w:commentReference w:id="90"/>
      </w:r>
      <w:r>
        <w:rPr>
          <w:i/>
          <w:sz w:val="24"/>
        </w:rPr>
        <w:tab/>
      </w:r>
      <w:r>
        <w:rPr>
          <w:spacing w:val="-2"/>
          <w:sz w:val="24"/>
        </w:rPr>
        <w:t>(2.3)</w:t>
      </w:r>
    </w:p>
    <w:p w14:paraId="42226C6C" w14:textId="77777777" w:rsidR="00036C99" w:rsidRDefault="004767C7">
      <w:pPr>
        <w:spacing w:line="238" w:lineRule="exact"/>
        <w:ind w:left="166"/>
        <w:rPr>
          <w:i/>
          <w:sz w:val="18"/>
        </w:rPr>
      </w:pPr>
      <w:r>
        <w:rPr>
          <w:i/>
          <w:spacing w:val="-5"/>
          <w:sz w:val="18"/>
        </w:rPr>
        <w:t>j</w:t>
      </w:r>
      <w:r>
        <w:rPr>
          <w:rFonts w:ascii="Lucida Sans Unicode" w:hAnsi="Lucida Sans Unicode"/>
          <w:spacing w:val="-5"/>
          <w:sz w:val="18"/>
        </w:rPr>
        <w:t>∈</w:t>
      </w:r>
      <w:r>
        <w:rPr>
          <w:i/>
          <w:spacing w:val="-5"/>
          <w:sz w:val="18"/>
        </w:rPr>
        <w:t>J</w:t>
      </w:r>
    </w:p>
    <w:p w14:paraId="3DA64E24" w14:textId="77777777" w:rsidR="00036C99" w:rsidRDefault="00036C99">
      <w:pPr>
        <w:pStyle w:val="Corpodetexto"/>
        <w:rPr>
          <w:i/>
        </w:rPr>
      </w:pPr>
    </w:p>
    <w:p w14:paraId="30108BED" w14:textId="77777777" w:rsidR="00036C99" w:rsidRDefault="00036C99">
      <w:pPr>
        <w:pStyle w:val="Corpodetexto"/>
        <w:spacing w:before="200"/>
        <w:rPr>
          <w:i/>
        </w:rPr>
      </w:pPr>
    </w:p>
    <w:p w14:paraId="05D4DC91" w14:textId="77777777" w:rsidR="00036C99" w:rsidRDefault="004767C7">
      <w:pPr>
        <w:tabs>
          <w:tab w:val="left" w:pos="8768"/>
        </w:tabs>
        <w:ind w:left="140"/>
        <w:jc w:val="both"/>
        <w:rPr>
          <w:sz w:val="24"/>
        </w:rPr>
      </w:pPr>
      <w:r>
        <w:rPr>
          <w:i/>
          <w:sz w:val="24"/>
        </w:rPr>
        <w:t>x</w:t>
      </w:r>
      <w:r>
        <w:rPr>
          <w:i/>
          <w:spacing w:val="-34"/>
          <w:sz w:val="24"/>
        </w:rPr>
        <w:t xml:space="preserve"> </w:t>
      </w:r>
      <w:r>
        <w:rPr>
          <w:i/>
          <w:sz w:val="24"/>
          <w:vertAlign w:val="subscript"/>
        </w:rPr>
        <w:t>j</w:t>
      </w:r>
      <w:r>
        <w:rPr>
          <w:i/>
          <w:spacing w:val="-15"/>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Lucida Sans Unicode" w:hAnsi="Lucida Sans Unicode"/>
          <w:sz w:val="24"/>
        </w:rPr>
        <w:t>{</w:t>
      </w:r>
      <w:r>
        <w:rPr>
          <w:sz w:val="24"/>
        </w:rPr>
        <w:t>0</w:t>
      </w:r>
      <w:r>
        <w:rPr>
          <w:rFonts w:ascii="Arial" w:hAnsi="Arial"/>
          <w:i/>
          <w:sz w:val="24"/>
        </w:rPr>
        <w:t>,</w:t>
      </w:r>
      <w:r>
        <w:rPr>
          <w:rFonts w:ascii="Arial" w:hAnsi="Arial"/>
          <w:i/>
          <w:spacing w:val="-40"/>
          <w:sz w:val="24"/>
        </w:rPr>
        <w:t xml:space="preserve"> </w:t>
      </w:r>
      <w:r>
        <w:rPr>
          <w:sz w:val="24"/>
        </w:rPr>
        <w:t>1</w:t>
      </w:r>
      <w:r>
        <w:rPr>
          <w:rFonts w:ascii="Lucida Sans Unicode" w:hAnsi="Lucida Sans Unicode"/>
          <w:sz w:val="24"/>
        </w:rPr>
        <w:t>}</w:t>
      </w:r>
      <w:r>
        <w:rPr>
          <w:rFonts w:ascii="Arial" w:hAnsi="Arial"/>
          <w:i/>
          <w:sz w:val="24"/>
        </w:rPr>
        <w:t>,</w:t>
      </w:r>
      <w:r>
        <w:rPr>
          <w:rFonts w:ascii="Arial" w:hAnsi="Arial"/>
          <w:i/>
          <w:spacing w:val="48"/>
          <w:sz w:val="24"/>
        </w:rPr>
        <w:t xml:space="preserve">  </w:t>
      </w:r>
      <w:r>
        <w:rPr>
          <w:rFonts w:ascii="Lucida Sans Unicode" w:hAnsi="Lucida Sans Unicode"/>
          <w:sz w:val="24"/>
        </w:rPr>
        <w:t>∀</w:t>
      </w:r>
      <w:r>
        <w:rPr>
          <w:rFonts w:ascii="Lucida Sans Unicode" w:hAnsi="Lucida Sans Unicode"/>
          <w:spacing w:val="-41"/>
          <w:sz w:val="24"/>
        </w:rPr>
        <w:t xml:space="preserve"> </w:t>
      </w:r>
      <w:r>
        <w:rPr>
          <w:i/>
          <w:sz w:val="24"/>
        </w:rPr>
        <w:t>j</w:t>
      </w:r>
      <w:r>
        <w:rPr>
          <w:i/>
          <w:spacing w:val="-8"/>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10"/>
          <w:sz w:val="24"/>
        </w:rPr>
        <w:t>J</w:t>
      </w:r>
      <w:r>
        <w:rPr>
          <w:i/>
          <w:sz w:val="24"/>
        </w:rPr>
        <w:tab/>
      </w:r>
      <w:r>
        <w:rPr>
          <w:spacing w:val="-2"/>
          <w:sz w:val="24"/>
        </w:rPr>
        <w:t>(2.4)</w:t>
      </w:r>
    </w:p>
    <w:p w14:paraId="521E5581" w14:textId="77777777" w:rsidR="00036C99" w:rsidRDefault="00036C99">
      <w:pPr>
        <w:pStyle w:val="Corpodetexto"/>
      </w:pPr>
    </w:p>
    <w:p w14:paraId="70C323DB" w14:textId="77777777" w:rsidR="00036C99" w:rsidRDefault="00036C99">
      <w:pPr>
        <w:pStyle w:val="Corpodetexto"/>
      </w:pPr>
    </w:p>
    <w:p w14:paraId="09437B47" w14:textId="77777777" w:rsidR="00036C99" w:rsidRDefault="00036C99">
      <w:pPr>
        <w:pStyle w:val="Corpodetexto"/>
        <w:spacing w:before="142"/>
      </w:pPr>
    </w:p>
    <w:p w14:paraId="7CDD09DD" w14:textId="77777777" w:rsidR="00036C99" w:rsidRDefault="004767C7">
      <w:pPr>
        <w:tabs>
          <w:tab w:val="left" w:pos="8768"/>
        </w:tabs>
        <w:ind w:left="140"/>
        <w:jc w:val="both"/>
        <w:rPr>
          <w:sz w:val="24"/>
        </w:rPr>
      </w:pPr>
      <w:r>
        <w:rPr>
          <w:i/>
          <w:sz w:val="24"/>
        </w:rPr>
        <w:t>y</w:t>
      </w:r>
      <w:r>
        <w:rPr>
          <w:i/>
          <w:sz w:val="24"/>
          <w:vertAlign w:val="subscript"/>
        </w:rPr>
        <w:t>i</w:t>
      </w:r>
      <w:r>
        <w:rPr>
          <w:i/>
          <w:spacing w:val="-15"/>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Lucida Sans Unicode" w:hAnsi="Lucida Sans Unicode"/>
          <w:sz w:val="24"/>
        </w:rPr>
        <w:t>{</w:t>
      </w:r>
      <w:r>
        <w:rPr>
          <w:sz w:val="24"/>
        </w:rPr>
        <w:t>0</w:t>
      </w:r>
      <w:r>
        <w:rPr>
          <w:rFonts w:ascii="Arial" w:hAnsi="Arial"/>
          <w:i/>
          <w:sz w:val="24"/>
        </w:rPr>
        <w:t>,</w:t>
      </w:r>
      <w:r>
        <w:rPr>
          <w:rFonts w:ascii="Arial" w:hAnsi="Arial"/>
          <w:i/>
          <w:spacing w:val="-40"/>
          <w:sz w:val="24"/>
        </w:rPr>
        <w:t xml:space="preserve"> </w:t>
      </w:r>
      <w:r>
        <w:rPr>
          <w:sz w:val="24"/>
        </w:rPr>
        <w:t>1</w:t>
      </w:r>
      <w:r>
        <w:rPr>
          <w:rFonts w:ascii="Lucida Sans Unicode" w:hAnsi="Lucida Sans Unicode"/>
          <w:sz w:val="24"/>
        </w:rPr>
        <w:t>}</w:t>
      </w:r>
      <w:r>
        <w:rPr>
          <w:rFonts w:ascii="Arial" w:hAnsi="Arial"/>
          <w:i/>
          <w:sz w:val="24"/>
        </w:rPr>
        <w:t>,</w:t>
      </w:r>
      <w:r>
        <w:rPr>
          <w:rFonts w:ascii="Arial" w:hAnsi="Arial"/>
          <w:i/>
          <w:spacing w:val="45"/>
          <w:sz w:val="24"/>
        </w:rPr>
        <w:t xml:space="preserve">  </w:t>
      </w:r>
      <w:r>
        <w:rPr>
          <w:rFonts w:ascii="Lucida Sans Unicode" w:hAnsi="Lucida Sans Unicode"/>
          <w:sz w:val="24"/>
        </w:rPr>
        <w:t>∀</w:t>
      </w:r>
      <w:r>
        <w:rPr>
          <w:i/>
          <w:sz w:val="24"/>
        </w:rPr>
        <w:t>i</w:t>
      </w:r>
      <w:r>
        <w:rPr>
          <w:i/>
          <w:spacing w:val="-13"/>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10"/>
          <w:sz w:val="24"/>
        </w:rPr>
        <w:t>I</w:t>
      </w:r>
      <w:r>
        <w:rPr>
          <w:i/>
          <w:sz w:val="24"/>
        </w:rPr>
        <w:tab/>
      </w:r>
      <w:r>
        <w:rPr>
          <w:spacing w:val="-2"/>
          <w:sz w:val="24"/>
        </w:rPr>
        <w:t>(2.5)</w:t>
      </w:r>
    </w:p>
    <w:p w14:paraId="46D05088" w14:textId="77777777" w:rsidR="00036C99" w:rsidRDefault="00036C99">
      <w:pPr>
        <w:pStyle w:val="Corpodetexto"/>
        <w:spacing w:before="63"/>
      </w:pPr>
    </w:p>
    <w:p w14:paraId="3E673FFA" w14:textId="4D9E0727" w:rsidR="00C25CC2" w:rsidRDefault="00C25CC2">
      <w:pPr>
        <w:pStyle w:val="Corpodetexto"/>
        <w:spacing w:before="1" w:line="376" w:lineRule="auto"/>
        <w:ind w:left="140" w:right="125" w:firstLine="1133"/>
        <w:jc w:val="both"/>
        <w:rPr>
          <w:ins w:id="91" w:author="Samantha Araújo" w:date="2026-09-22T12:07:00Z" w16du:dateUtc="2026-09-22T15:07:00Z"/>
        </w:rPr>
      </w:pPr>
      <w:ins w:id="92" w:author="Samantha Araújo" w:date="2026-09-22T12:07:00Z" w16du:dateUtc="2026-09-22T15:07:00Z">
        <w:r>
          <w:t>Pensar: Como cada funcionário é associado a uma parada?</w:t>
        </w:r>
      </w:ins>
    </w:p>
    <w:p w14:paraId="40AE44F4" w14:textId="6110039B" w:rsidR="00036C99" w:rsidRDefault="004767C7">
      <w:pPr>
        <w:pStyle w:val="Corpodetexto"/>
        <w:spacing w:before="1" w:line="376" w:lineRule="auto"/>
        <w:ind w:left="140" w:right="125" w:firstLine="1133"/>
        <w:jc w:val="both"/>
        <w:rPr>
          <w:ins w:id="93" w:author="Samantha Araújo" w:date="2026-09-21T17:35:00Z" w16du:dateUtc="2026-09-21T20:35:00Z"/>
        </w:rPr>
      </w:pPr>
      <w:r>
        <w:t xml:space="preserve">Na Equação (2.1), </w:t>
      </w:r>
      <w:commentRangeStart w:id="94"/>
      <w:r>
        <w:t xml:space="preserve">ressalta-se </w:t>
      </w:r>
      <w:commentRangeEnd w:id="94"/>
      <w:r w:rsidR="006A71B5">
        <w:rPr>
          <w:rStyle w:val="Refdecomentrio"/>
          <w:sz w:val="24"/>
          <w:szCs w:val="24"/>
        </w:rPr>
        <w:commentReference w:id="94"/>
      </w:r>
      <w:r>
        <w:t xml:space="preserve">a função objetivo, </w:t>
      </w:r>
      <w:commentRangeStart w:id="95"/>
      <w:r>
        <w:t>tendo</w:t>
      </w:r>
      <w:commentRangeEnd w:id="95"/>
      <w:r w:rsidR="001F7913">
        <w:rPr>
          <w:rStyle w:val="Refdecomentrio"/>
          <w:sz w:val="24"/>
          <w:szCs w:val="24"/>
        </w:rPr>
        <w:commentReference w:id="95"/>
      </w:r>
      <w:r>
        <w:t xml:space="preserve"> o intuito de maximizar a </w:t>
      </w:r>
      <w:r>
        <w:rPr>
          <w:spacing w:val="-2"/>
        </w:rPr>
        <w:t>cobertura</w:t>
      </w:r>
      <w:r>
        <w:rPr>
          <w:spacing w:val="-13"/>
        </w:rPr>
        <w:t xml:space="preserve"> </w:t>
      </w:r>
      <w:r>
        <w:rPr>
          <w:spacing w:val="-2"/>
        </w:rPr>
        <w:t>da</w:t>
      </w:r>
      <w:r>
        <w:rPr>
          <w:spacing w:val="-13"/>
        </w:rPr>
        <w:t xml:space="preserve"> </w:t>
      </w:r>
      <w:r>
        <w:rPr>
          <w:spacing w:val="-2"/>
        </w:rPr>
        <w:t>demanda,</w:t>
      </w:r>
      <w:r>
        <w:rPr>
          <w:spacing w:val="-11"/>
        </w:rPr>
        <w:t xml:space="preserve"> </w:t>
      </w:r>
      <w:r>
        <w:rPr>
          <w:spacing w:val="-2"/>
        </w:rPr>
        <w:t>buscando</w:t>
      </w:r>
      <w:r>
        <w:rPr>
          <w:spacing w:val="-13"/>
        </w:rPr>
        <w:t xml:space="preserve"> </w:t>
      </w:r>
      <w:r>
        <w:rPr>
          <w:spacing w:val="-2"/>
        </w:rPr>
        <w:t>atender</w:t>
      </w:r>
      <w:r>
        <w:rPr>
          <w:spacing w:val="-12"/>
        </w:rPr>
        <w:t xml:space="preserve"> </w:t>
      </w:r>
      <w:r>
        <w:rPr>
          <w:spacing w:val="-2"/>
        </w:rPr>
        <w:t>o</w:t>
      </w:r>
      <w:r>
        <w:rPr>
          <w:spacing w:val="-13"/>
        </w:rPr>
        <w:t xml:space="preserve"> </w:t>
      </w:r>
      <w:r>
        <w:rPr>
          <w:spacing w:val="-2"/>
        </w:rPr>
        <w:t>maior</w:t>
      </w:r>
      <w:r>
        <w:rPr>
          <w:spacing w:val="-13"/>
        </w:rPr>
        <w:t xml:space="preserve"> </w:t>
      </w:r>
      <w:r>
        <w:rPr>
          <w:spacing w:val="-2"/>
        </w:rPr>
        <w:t>número</w:t>
      </w:r>
      <w:r>
        <w:rPr>
          <w:spacing w:val="-13"/>
        </w:rPr>
        <w:t xml:space="preserve"> </w:t>
      </w:r>
      <w:r>
        <w:rPr>
          <w:spacing w:val="-2"/>
        </w:rPr>
        <w:t>possível</w:t>
      </w:r>
      <w:r>
        <w:rPr>
          <w:spacing w:val="-13"/>
        </w:rPr>
        <w:t xml:space="preserve"> </w:t>
      </w:r>
      <w:r>
        <w:rPr>
          <w:spacing w:val="-2"/>
        </w:rPr>
        <w:t>de</w:t>
      </w:r>
      <w:r>
        <w:rPr>
          <w:spacing w:val="-13"/>
        </w:rPr>
        <w:t xml:space="preserve"> </w:t>
      </w:r>
      <w:r>
        <w:rPr>
          <w:spacing w:val="-2"/>
        </w:rPr>
        <w:t>demandas.</w:t>
      </w:r>
      <w:r>
        <w:rPr>
          <w:spacing w:val="4"/>
        </w:rPr>
        <w:t xml:space="preserve"> </w:t>
      </w:r>
      <w:r>
        <w:rPr>
          <w:spacing w:val="-2"/>
        </w:rPr>
        <w:t>A</w:t>
      </w:r>
      <w:r>
        <w:rPr>
          <w:spacing w:val="-13"/>
        </w:rPr>
        <w:t xml:space="preserve"> </w:t>
      </w:r>
      <w:r>
        <w:rPr>
          <w:spacing w:val="-2"/>
        </w:rPr>
        <w:t>restrição</w:t>
      </w:r>
      <w:r>
        <w:rPr>
          <w:spacing w:val="-12"/>
        </w:rPr>
        <w:t xml:space="preserve"> </w:t>
      </w:r>
      <w:r>
        <w:rPr>
          <w:spacing w:val="-2"/>
        </w:rPr>
        <w:t>(2.2) garante</w:t>
      </w:r>
      <w:r>
        <w:rPr>
          <w:spacing w:val="-10"/>
        </w:rPr>
        <w:t xml:space="preserve"> </w:t>
      </w:r>
      <w:r>
        <w:rPr>
          <w:spacing w:val="-2"/>
        </w:rPr>
        <w:t>que</w:t>
      </w:r>
      <w:r>
        <w:rPr>
          <w:spacing w:val="-10"/>
        </w:rPr>
        <w:t xml:space="preserve"> </w:t>
      </w:r>
      <w:r>
        <w:rPr>
          <w:spacing w:val="-2"/>
        </w:rPr>
        <w:t>um</w:t>
      </w:r>
      <w:r>
        <w:rPr>
          <w:spacing w:val="-10"/>
        </w:rPr>
        <w:t xml:space="preserve"> </w:t>
      </w:r>
      <w:r>
        <w:rPr>
          <w:spacing w:val="-2"/>
        </w:rPr>
        <w:t>cliente</w:t>
      </w:r>
      <w:r>
        <w:rPr>
          <w:spacing w:val="-10"/>
        </w:rPr>
        <w:t xml:space="preserve"> </w:t>
      </w:r>
      <w:r>
        <w:rPr>
          <w:spacing w:val="-2"/>
        </w:rPr>
        <w:t>somente</w:t>
      </w:r>
      <w:r>
        <w:rPr>
          <w:spacing w:val="-10"/>
        </w:rPr>
        <w:t xml:space="preserve"> </w:t>
      </w:r>
      <w:r>
        <w:rPr>
          <w:spacing w:val="-2"/>
        </w:rPr>
        <w:t>será</w:t>
      </w:r>
      <w:r>
        <w:rPr>
          <w:spacing w:val="-10"/>
        </w:rPr>
        <w:t xml:space="preserve"> </w:t>
      </w:r>
      <w:r>
        <w:rPr>
          <w:spacing w:val="-2"/>
        </w:rPr>
        <w:t>considerado</w:t>
      </w:r>
      <w:r>
        <w:rPr>
          <w:spacing w:val="-10"/>
        </w:rPr>
        <w:t xml:space="preserve"> </w:t>
      </w:r>
      <w:r>
        <w:rPr>
          <w:spacing w:val="-2"/>
        </w:rPr>
        <w:t>coberto</w:t>
      </w:r>
      <w:r>
        <w:rPr>
          <w:spacing w:val="-10"/>
        </w:rPr>
        <w:t xml:space="preserve"> </w:t>
      </w:r>
      <w:r>
        <w:rPr>
          <w:spacing w:val="-2"/>
        </w:rPr>
        <w:t>caso</w:t>
      </w:r>
      <w:r>
        <w:rPr>
          <w:spacing w:val="-10"/>
        </w:rPr>
        <w:t xml:space="preserve"> </w:t>
      </w:r>
      <w:r>
        <w:rPr>
          <w:spacing w:val="-2"/>
        </w:rPr>
        <w:t>exista</w:t>
      </w:r>
      <w:r>
        <w:rPr>
          <w:spacing w:val="-10"/>
        </w:rPr>
        <w:t xml:space="preserve"> </w:t>
      </w:r>
      <w:r>
        <w:rPr>
          <w:spacing w:val="-2"/>
        </w:rPr>
        <w:t>uma</w:t>
      </w:r>
      <w:r>
        <w:rPr>
          <w:spacing w:val="-10"/>
        </w:rPr>
        <w:t xml:space="preserve"> </w:t>
      </w:r>
      <w:r>
        <w:rPr>
          <w:spacing w:val="-2"/>
        </w:rPr>
        <w:t>instalação</w:t>
      </w:r>
      <w:r>
        <w:rPr>
          <w:spacing w:val="-10"/>
        </w:rPr>
        <w:t xml:space="preserve"> </w:t>
      </w:r>
      <w:r>
        <w:rPr>
          <w:spacing w:val="-2"/>
        </w:rPr>
        <w:t>aberta</w:t>
      </w:r>
      <w:r>
        <w:rPr>
          <w:spacing w:val="-10"/>
        </w:rPr>
        <w:t xml:space="preserve"> </w:t>
      </w:r>
      <w:r>
        <w:rPr>
          <w:spacing w:val="-2"/>
        </w:rPr>
        <w:t xml:space="preserve">capaz </w:t>
      </w:r>
      <w:r>
        <w:t>de</w:t>
      </w:r>
      <w:r>
        <w:rPr>
          <w:spacing w:val="-14"/>
        </w:rPr>
        <w:t xml:space="preserve"> </w:t>
      </w:r>
      <w:r>
        <w:t>atendê-lo.</w:t>
      </w:r>
      <w:r>
        <w:rPr>
          <w:spacing w:val="-2"/>
        </w:rPr>
        <w:t xml:space="preserve"> </w:t>
      </w:r>
      <w:r>
        <w:t>Por</w:t>
      </w:r>
      <w:r>
        <w:rPr>
          <w:spacing w:val="-13"/>
        </w:rPr>
        <w:t xml:space="preserve"> </w:t>
      </w:r>
      <w:r>
        <w:t>sua</w:t>
      </w:r>
      <w:r>
        <w:rPr>
          <w:spacing w:val="-14"/>
        </w:rPr>
        <w:t xml:space="preserve"> </w:t>
      </w:r>
      <w:r>
        <w:t>vez,</w:t>
      </w:r>
      <w:r>
        <w:rPr>
          <w:spacing w:val="-14"/>
        </w:rPr>
        <w:t xml:space="preserve"> </w:t>
      </w:r>
      <w:r>
        <w:t>a</w:t>
      </w:r>
      <w:r>
        <w:rPr>
          <w:spacing w:val="-14"/>
        </w:rPr>
        <w:t xml:space="preserve"> </w:t>
      </w:r>
      <w:r>
        <w:t>restrição</w:t>
      </w:r>
      <w:r>
        <w:rPr>
          <w:spacing w:val="-13"/>
        </w:rPr>
        <w:t xml:space="preserve"> </w:t>
      </w:r>
      <w:r>
        <w:t>(2.3)</w:t>
      </w:r>
      <w:r>
        <w:rPr>
          <w:spacing w:val="-14"/>
        </w:rPr>
        <w:t xml:space="preserve"> </w:t>
      </w:r>
      <w:r>
        <w:t>assegura</w:t>
      </w:r>
      <w:r>
        <w:rPr>
          <w:spacing w:val="-14"/>
        </w:rPr>
        <w:t xml:space="preserve"> </w:t>
      </w:r>
      <w:r>
        <w:t>que</w:t>
      </w:r>
      <w:r>
        <w:rPr>
          <w:spacing w:val="-13"/>
        </w:rPr>
        <w:t xml:space="preserve"> </w:t>
      </w:r>
      <w:r>
        <w:t>a</w:t>
      </w:r>
      <w:r>
        <w:rPr>
          <w:spacing w:val="-14"/>
        </w:rPr>
        <w:t xml:space="preserve"> </w:t>
      </w:r>
      <w:r>
        <w:t>quantidade</w:t>
      </w:r>
      <w:r>
        <w:rPr>
          <w:spacing w:val="-14"/>
        </w:rPr>
        <w:t xml:space="preserve"> </w:t>
      </w:r>
      <w:r>
        <w:t>de</w:t>
      </w:r>
      <w:r>
        <w:rPr>
          <w:spacing w:val="-13"/>
        </w:rPr>
        <w:t xml:space="preserve"> </w:t>
      </w:r>
      <w:r>
        <w:t>instalações</w:t>
      </w:r>
      <w:r>
        <w:rPr>
          <w:spacing w:val="-14"/>
        </w:rPr>
        <w:t xml:space="preserve"> </w:t>
      </w:r>
      <w:r>
        <w:t>implantadas não</w:t>
      </w:r>
      <w:r>
        <w:rPr>
          <w:spacing w:val="-4"/>
        </w:rPr>
        <w:t xml:space="preserve"> </w:t>
      </w:r>
      <w:r>
        <w:t>ultrapasse</w:t>
      </w:r>
      <w:r>
        <w:rPr>
          <w:spacing w:val="-4"/>
        </w:rPr>
        <w:t xml:space="preserve"> </w:t>
      </w:r>
      <w:r>
        <w:t>o</w:t>
      </w:r>
      <w:r>
        <w:rPr>
          <w:spacing w:val="-4"/>
        </w:rPr>
        <w:t xml:space="preserve"> </w:t>
      </w:r>
      <w:r>
        <w:t>número</w:t>
      </w:r>
      <w:r>
        <w:rPr>
          <w:spacing w:val="-4"/>
        </w:rPr>
        <w:t xml:space="preserve"> </w:t>
      </w:r>
      <w:r>
        <w:t>máximo</w:t>
      </w:r>
      <w:r>
        <w:rPr>
          <w:spacing w:val="-4"/>
        </w:rPr>
        <w:t xml:space="preserve"> </w:t>
      </w:r>
      <w:r>
        <w:t>de</w:t>
      </w:r>
      <w:r>
        <w:rPr>
          <w:spacing w:val="-4"/>
        </w:rPr>
        <w:t xml:space="preserve"> </w:t>
      </w:r>
      <w:r>
        <w:t>instalações</w:t>
      </w:r>
      <w:r>
        <w:rPr>
          <w:spacing w:val="-4"/>
        </w:rPr>
        <w:t xml:space="preserve"> </w:t>
      </w:r>
      <w:r>
        <w:t>planejadas</w:t>
      </w:r>
      <w:r>
        <w:rPr>
          <w:spacing w:val="-4"/>
        </w:rPr>
        <w:t xml:space="preserve"> </w:t>
      </w:r>
      <w:r>
        <w:t>para</w:t>
      </w:r>
      <w:r>
        <w:rPr>
          <w:spacing w:val="-4"/>
        </w:rPr>
        <w:t xml:space="preserve"> </w:t>
      </w:r>
      <w:r>
        <w:t>o</w:t>
      </w:r>
      <w:r>
        <w:rPr>
          <w:spacing w:val="-4"/>
        </w:rPr>
        <w:t xml:space="preserve"> </w:t>
      </w:r>
      <w:r>
        <w:t>cenário</w:t>
      </w:r>
      <w:r>
        <w:rPr>
          <w:spacing w:val="-4"/>
        </w:rPr>
        <w:t xml:space="preserve"> </w:t>
      </w:r>
      <w:r>
        <w:t>de</w:t>
      </w:r>
      <w:r>
        <w:rPr>
          <w:spacing w:val="-4"/>
        </w:rPr>
        <w:t xml:space="preserve"> </w:t>
      </w:r>
      <w:r>
        <w:t>estudo. E</w:t>
      </w:r>
      <w:r>
        <w:rPr>
          <w:spacing w:val="-4"/>
        </w:rPr>
        <w:t xml:space="preserve"> </w:t>
      </w:r>
      <w:r>
        <w:t>por</w:t>
      </w:r>
      <w:r>
        <w:rPr>
          <w:spacing w:val="-4"/>
        </w:rPr>
        <w:t xml:space="preserve"> </w:t>
      </w:r>
      <w:r>
        <w:t xml:space="preserve">fim </w:t>
      </w:r>
      <w:r>
        <w:rPr>
          <w:spacing w:val="-2"/>
        </w:rPr>
        <w:t>destaca-se</w:t>
      </w:r>
      <w:r>
        <w:rPr>
          <w:spacing w:val="-7"/>
        </w:rPr>
        <w:t xml:space="preserve"> </w:t>
      </w:r>
      <w:r>
        <w:rPr>
          <w:spacing w:val="-2"/>
        </w:rPr>
        <w:t>(2.4)</w:t>
      </w:r>
      <w:r>
        <w:rPr>
          <w:spacing w:val="-7"/>
        </w:rPr>
        <w:t xml:space="preserve"> </w:t>
      </w:r>
      <w:r>
        <w:rPr>
          <w:spacing w:val="-2"/>
        </w:rPr>
        <w:t>e</w:t>
      </w:r>
      <w:r>
        <w:rPr>
          <w:spacing w:val="-7"/>
        </w:rPr>
        <w:t xml:space="preserve"> </w:t>
      </w:r>
      <w:r>
        <w:rPr>
          <w:spacing w:val="-2"/>
        </w:rPr>
        <w:t>(2.5),</w:t>
      </w:r>
      <w:r>
        <w:rPr>
          <w:spacing w:val="-7"/>
        </w:rPr>
        <w:t xml:space="preserve"> </w:t>
      </w:r>
      <w:commentRangeStart w:id="96"/>
      <w:r>
        <w:rPr>
          <w:spacing w:val="-2"/>
        </w:rPr>
        <w:t>na</w:t>
      </w:r>
      <w:r>
        <w:rPr>
          <w:spacing w:val="-7"/>
        </w:rPr>
        <w:t xml:space="preserve"> </w:t>
      </w:r>
      <w:r>
        <w:rPr>
          <w:spacing w:val="-2"/>
        </w:rPr>
        <w:t>qual</w:t>
      </w:r>
      <w:r>
        <w:rPr>
          <w:spacing w:val="-7"/>
        </w:rPr>
        <w:t xml:space="preserve"> </w:t>
      </w:r>
      <w:commentRangeEnd w:id="96"/>
      <w:r w:rsidR="001F7913">
        <w:rPr>
          <w:rStyle w:val="Refdecomentrio"/>
          <w:spacing w:val="-2"/>
          <w:sz w:val="24"/>
          <w:szCs w:val="24"/>
        </w:rPr>
        <w:commentReference w:id="96"/>
      </w:r>
      <w:r>
        <w:rPr>
          <w:spacing w:val="-2"/>
        </w:rPr>
        <w:t>define</w:t>
      </w:r>
      <w:r>
        <w:rPr>
          <w:spacing w:val="-7"/>
        </w:rPr>
        <w:t xml:space="preserve"> </w:t>
      </w:r>
      <w:r>
        <w:rPr>
          <w:spacing w:val="-2"/>
        </w:rPr>
        <w:t>a</w:t>
      </w:r>
      <w:r>
        <w:rPr>
          <w:spacing w:val="-7"/>
        </w:rPr>
        <w:t xml:space="preserve"> </w:t>
      </w:r>
      <w:r>
        <w:rPr>
          <w:spacing w:val="-2"/>
        </w:rPr>
        <w:t>natureza</w:t>
      </w:r>
      <w:r>
        <w:rPr>
          <w:spacing w:val="-7"/>
        </w:rPr>
        <w:t xml:space="preserve"> </w:t>
      </w:r>
      <w:r>
        <w:rPr>
          <w:spacing w:val="-2"/>
        </w:rPr>
        <w:t>da</w:t>
      </w:r>
      <w:r>
        <w:rPr>
          <w:spacing w:val="-7"/>
        </w:rPr>
        <w:t xml:space="preserve"> </w:t>
      </w:r>
      <w:r>
        <w:rPr>
          <w:spacing w:val="-2"/>
        </w:rPr>
        <w:t>variável</w:t>
      </w:r>
      <w:r>
        <w:rPr>
          <w:spacing w:val="-7"/>
        </w:rPr>
        <w:t xml:space="preserve"> </w:t>
      </w:r>
      <w:r>
        <w:rPr>
          <w:spacing w:val="-2"/>
        </w:rPr>
        <w:t>de</w:t>
      </w:r>
      <w:r>
        <w:rPr>
          <w:spacing w:val="-7"/>
        </w:rPr>
        <w:t xml:space="preserve"> </w:t>
      </w:r>
      <w:r>
        <w:rPr>
          <w:spacing w:val="-2"/>
        </w:rPr>
        <w:t>decisão</w:t>
      </w:r>
      <w:r>
        <w:rPr>
          <w:spacing w:val="-7"/>
        </w:rPr>
        <w:t xml:space="preserve"> </w:t>
      </w:r>
      <w:r>
        <w:rPr>
          <w:spacing w:val="-2"/>
        </w:rPr>
        <w:t>binária</w:t>
      </w:r>
      <w:ins w:id="97" w:author="Samantha Araújo" w:date="2026-09-20T19:53:00Z" w16du:dateUtc="2026-09-20T22:53:00Z">
        <w:r w:rsidR="001F7913">
          <w:rPr>
            <w:spacing w:val="-7"/>
          </w:rPr>
          <w:t>.</w:t>
        </w:r>
      </w:ins>
      <w:del w:id="98" w:author="Samantha Araújo" w:date="2026-09-20T19:53:00Z" w16du:dateUtc="2026-09-20T22:53:00Z">
        <w:r w:rsidDel="001F7913">
          <w:rPr>
            <w:spacing w:val="-2"/>
          </w:rPr>
          <w:delText>,</w:delText>
        </w:r>
        <w:r w:rsidDel="001F7913">
          <w:rPr>
            <w:spacing w:val="-7"/>
          </w:rPr>
          <w:delText xml:space="preserve"> </w:delText>
        </w:r>
        <w:r w:rsidDel="001F7913">
          <w:rPr>
            <w:spacing w:val="-2"/>
          </w:rPr>
          <w:delText>assumindo</w:delText>
        </w:r>
        <w:r w:rsidDel="001F7913">
          <w:rPr>
            <w:spacing w:val="-7"/>
          </w:rPr>
          <w:delText xml:space="preserve"> </w:delText>
        </w:r>
        <w:r w:rsidDel="001F7913">
          <w:rPr>
            <w:spacing w:val="-2"/>
          </w:rPr>
          <w:delText xml:space="preserve">valor </w:delText>
        </w:r>
        <w:r w:rsidDel="001F7913">
          <w:delText>igual a 1 ou 0.</w:delText>
        </w:r>
      </w:del>
    </w:p>
    <w:p w14:paraId="4844C1F8" w14:textId="35008995" w:rsidR="00350420" w:rsidRDefault="00350420">
      <w:pPr>
        <w:pStyle w:val="Corpodetexto"/>
        <w:spacing w:before="1" w:line="376" w:lineRule="auto"/>
        <w:ind w:left="140" w:right="125" w:firstLine="1133"/>
        <w:jc w:val="both"/>
        <w:rPr>
          <w:ins w:id="99" w:author="Samantha Araújo" w:date="2026-09-21T17:39:00Z" w16du:dateUtc="2026-09-21T20:39:00Z"/>
        </w:rPr>
      </w:pPr>
      <w:ins w:id="100" w:author="Samantha Araújo" w:date="2026-09-21T17:35:00Z" w16du:dateUtc="2026-09-21T20:35:00Z">
        <w:r>
          <w:rPr>
            <w:b/>
            <w:bCs/>
          </w:rPr>
          <w:t>L</w:t>
        </w:r>
      </w:ins>
      <w:ins w:id="101" w:author="Samantha Araújo" w:date="2026-09-21T17:35:00Z">
        <w:r w:rsidRPr="00350420">
          <w:rPr>
            <w:b/>
            <w:bCs/>
          </w:rPr>
          <w:t>ocalização e roteamento são tratados sequencialmente</w:t>
        </w:r>
        <w:r w:rsidRPr="00350420">
          <w:t>, então a parada ótima para cobertura dos funcionários pode não ser a melhor parada do custo total das rotas.</w:t>
        </w:r>
      </w:ins>
      <w:ins w:id="102" w:author="Samantha Araújo" w:date="2026-09-21T17:38:00Z" w16du:dateUtc="2026-09-21T20:38:00Z">
        <w:r w:rsidR="00545991">
          <w:t xml:space="preserve"> A</w:t>
        </w:r>
        <w:r w:rsidR="00545991" w:rsidRPr="00545991">
          <w:t xml:space="preserve"> segunda etapa não consegue corrigir uma escolha ruim feita na primeira, porque </w:t>
        </w:r>
      </w:ins>
      <w:ins w:id="103" w:author="Samantha Araújo" w:date="2026-09-22T10:06:00Z" w16du:dateUtc="2026-09-22T13:06:00Z">
        <w:r w:rsidR="00986D08">
          <w:t>o nó</w:t>
        </w:r>
      </w:ins>
      <w:ins w:id="104" w:author="Samantha Araújo" w:date="2026-09-21T17:38:00Z" w16du:dateUtc="2026-09-21T20:38:00Z">
        <w:r w:rsidR="00545991" w:rsidRPr="00545991">
          <w:t xml:space="preserve"> já foi </w:t>
        </w:r>
        <w:r w:rsidR="00545991">
          <w:t>definid</w:t>
        </w:r>
      </w:ins>
      <w:ins w:id="105" w:author="Samantha Araújo" w:date="2026-09-22T10:07:00Z" w16du:dateUtc="2026-09-22T13:07:00Z">
        <w:r w:rsidR="00986D08">
          <w:t>o</w:t>
        </w:r>
      </w:ins>
      <w:ins w:id="106" w:author="Samantha Araújo" w:date="2026-09-21T17:38:00Z" w16du:dateUtc="2026-09-21T20:38:00Z">
        <w:r w:rsidR="00545991" w:rsidRPr="00545991">
          <w:t>.</w:t>
        </w:r>
      </w:ins>
    </w:p>
    <w:p w14:paraId="0CC60ADC" w14:textId="1D8DCB99" w:rsidR="00EE39EF" w:rsidRDefault="00EE39EF">
      <w:pPr>
        <w:pStyle w:val="Corpodetexto"/>
        <w:spacing w:before="1" w:line="376" w:lineRule="auto"/>
        <w:ind w:left="140" w:right="125" w:firstLine="1133"/>
        <w:jc w:val="both"/>
        <w:rPr>
          <w:ins w:id="107" w:author="Samantha Araújo" w:date="2026-09-21T17:41:00Z" w16du:dateUtc="2026-09-21T20:41:00Z"/>
        </w:rPr>
      </w:pPr>
      <w:ins w:id="108" w:author="Samantha Araújo" w:date="2026-09-21T17:39:00Z" w16du:dateUtc="2026-09-21T20:39:00Z">
        <w:r w:rsidRPr="00EE39EF">
          <w:t xml:space="preserve">Qual foi a justificativa para </w:t>
        </w:r>
      </w:ins>
      <w:ins w:id="109" w:author="Samantha Araújo" w:date="2026-09-22T15:47:00Z" w16du:dateUtc="2026-09-22T18:47:00Z">
        <w:r w:rsidR="007B7C4B">
          <w:t>“</w:t>
        </w:r>
      </w:ins>
      <w:ins w:id="110" w:author="Samantha Araújo" w:date="2026-09-21T17:39:00Z" w16du:dateUtc="2026-09-21T20:39:00Z">
        <w:r w:rsidRPr="00EE39EF">
          <w:t>desacoplar as duas decisões?</w:t>
        </w:r>
      </w:ins>
      <w:ins w:id="111" w:author="Samantha Araújo" w:date="2026-09-22T15:47:00Z" w16du:dateUtc="2026-09-22T18:47:00Z">
        <w:r w:rsidR="007B7C4B">
          <w:t>”</w:t>
        </w:r>
      </w:ins>
      <w:ins w:id="112" w:author="Samantha Araújo" w:date="2026-09-21T17:39:00Z" w16du:dateUtc="2026-09-21T20:39:00Z">
        <w:r w:rsidRPr="00EE39EF">
          <w:t xml:space="preserve"> Existe alguma evidência de que a escolha da parada tem efeito desprezível sobre o custo, a distância ou o tempo das rotas?</w:t>
        </w:r>
      </w:ins>
    </w:p>
    <w:p w14:paraId="5912A9CA" w14:textId="22ED22D5" w:rsidR="00F81EE2" w:rsidDel="00D16C11" w:rsidRDefault="00D06118">
      <w:pPr>
        <w:pStyle w:val="Corpodetexto"/>
        <w:spacing w:before="1" w:line="376" w:lineRule="auto"/>
        <w:ind w:left="140" w:right="125" w:firstLine="1133"/>
        <w:jc w:val="both"/>
        <w:rPr>
          <w:del w:id="113" w:author="Samantha Araújo" w:date="2026-09-22T11:47:00Z" w16du:dateUtc="2026-09-22T14:47:00Z"/>
        </w:rPr>
      </w:pPr>
      <w:ins w:id="114" w:author="Samantha Araújo" w:date="2026-09-22T11:47:00Z" w16du:dateUtc="2026-09-22T14:47:00Z">
        <w:r>
          <w:t>D</w:t>
        </w:r>
        <w:r w:rsidRPr="00D06118">
          <w:t xml:space="preserve">uas seleções A e B cobrem os mesmos 84 funcionários e admitem rotas que satisfazem capacidade e horário; o melhor roteamento de A </w:t>
        </w:r>
      </w:ins>
      <w:ins w:id="115" w:author="Samantha Araújo" w:date="2026-09-22T11:48:00Z" w16du:dateUtc="2026-09-22T14:48:00Z">
        <w:r>
          <w:t>é</w:t>
        </w:r>
      </w:ins>
      <w:ins w:id="116" w:author="Samantha Araújo" w:date="2026-09-22T11:47:00Z" w16du:dateUtc="2026-09-22T14:47:00Z">
        <w:r w:rsidRPr="00D06118">
          <w:t xml:space="preserve"> 150 km e o de B </w:t>
        </w:r>
      </w:ins>
      <w:ins w:id="117" w:author="Samantha Araújo" w:date="2026-09-22T11:48:00Z" w16du:dateUtc="2026-09-22T14:48:00Z">
        <w:r>
          <w:t>é</w:t>
        </w:r>
      </w:ins>
      <w:ins w:id="118" w:author="Samantha Araújo" w:date="2026-09-22T11:47:00Z" w16du:dateUtc="2026-09-22T14:47:00Z">
        <w:r w:rsidRPr="00D06118">
          <w:t xml:space="preserve"> 90 km. A primeira etapa, sozinha, não distingue essas seleções pelo objetivo de cobertura.</w:t>
        </w:r>
      </w:ins>
    </w:p>
    <w:p w14:paraId="0265178F" w14:textId="7872624A" w:rsidR="00D16C11" w:rsidRDefault="00D16C11">
      <w:pPr>
        <w:pStyle w:val="Corpodetexto"/>
        <w:spacing w:before="1" w:line="376" w:lineRule="auto"/>
        <w:ind w:left="140" w:right="125" w:firstLine="1133"/>
        <w:jc w:val="both"/>
        <w:rPr>
          <w:ins w:id="119" w:author="Samantha Araújo" w:date="2026-09-22T11:49:00Z" w16du:dateUtc="2026-09-22T14:49:00Z"/>
        </w:rPr>
      </w:pPr>
      <w:ins w:id="120" w:author="Samantha Araújo" w:date="2026-09-22T11:49:00Z" w16du:dateUtc="2026-09-22T14:49:00Z">
        <w:r w:rsidRPr="00D16C11">
          <w:t xml:space="preserve">Entre </w:t>
        </w:r>
        <w:r>
          <w:t>soluções</w:t>
        </w:r>
        <w:r w:rsidRPr="00D16C11">
          <w:t xml:space="preserve"> que atingem a mesma cobertura, existe </w:t>
        </w:r>
        <w:r>
          <w:t xml:space="preserve">algum </w:t>
        </w:r>
        <w:r w:rsidRPr="00D16C11">
          <w:t>critério secundário relacionado à caminhada</w:t>
        </w:r>
        <w:r>
          <w:t xml:space="preserve"> do funcionário</w:t>
        </w:r>
        <w:r w:rsidRPr="00D16C11">
          <w:t xml:space="preserve"> ou ao roteamento? A sensibilidade da segunda etapa à escolha das paradas será avaliada?</w:t>
        </w:r>
        <w:r>
          <w:t xml:space="preserve"> Isso seria bem interessante.....</w:t>
        </w:r>
      </w:ins>
    </w:p>
    <w:p w14:paraId="78980C6B" w14:textId="77777777" w:rsidR="00036C99" w:rsidRDefault="00036C99">
      <w:pPr>
        <w:pStyle w:val="Corpodetexto"/>
        <w:spacing w:before="83"/>
      </w:pPr>
    </w:p>
    <w:p w14:paraId="7C216585" w14:textId="77777777" w:rsidR="00036C99" w:rsidRDefault="004767C7">
      <w:pPr>
        <w:pStyle w:val="Ttulo1"/>
        <w:numPr>
          <w:ilvl w:val="1"/>
          <w:numId w:val="2"/>
        </w:numPr>
        <w:tabs>
          <w:tab w:val="left" w:pos="677"/>
        </w:tabs>
        <w:ind w:left="677" w:hanging="537"/>
      </w:pPr>
      <w:bookmarkStart w:id="121" w:name="Problema_de_Roteamento_de_Veículos"/>
      <w:bookmarkEnd w:id="121"/>
      <w:r>
        <w:t>Problema</w:t>
      </w:r>
      <w:r>
        <w:rPr>
          <w:spacing w:val="-10"/>
        </w:rPr>
        <w:t xml:space="preserve"> </w:t>
      </w:r>
      <w:r>
        <w:t>de</w:t>
      </w:r>
      <w:r>
        <w:rPr>
          <w:spacing w:val="-9"/>
        </w:rPr>
        <w:t xml:space="preserve"> </w:t>
      </w:r>
      <w:r>
        <w:t>Roteamento</w:t>
      </w:r>
      <w:r>
        <w:rPr>
          <w:spacing w:val="-9"/>
        </w:rPr>
        <w:t xml:space="preserve"> </w:t>
      </w:r>
      <w:r>
        <w:t>de</w:t>
      </w:r>
      <w:r>
        <w:rPr>
          <w:spacing w:val="-9"/>
        </w:rPr>
        <w:t xml:space="preserve"> </w:t>
      </w:r>
      <w:r>
        <w:rPr>
          <w:spacing w:val="-2"/>
        </w:rPr>
        <w:t>Veículos</w:t>
      </w:r>
    </w:p>
    <w:p w14:paraId="28409AE0" w14:textId="77777777" w:rsidR="00036C99" w:rsidRDefault="00036C99">
      <w:pPr>
        <w:pStyle w:val="Corpodetexto"/>
        <w:spacing w:before="170"/>
        <w:rPr>
          <w:b/>
        </w:rPr>
      </w:pPr>
    </w:p>
    <w:p w14:paraId="51824B15" w14:textId="252436BF" w:rsidR="00036C99" w:rsidRDefault="004767C7">
      <w:pPr>
        <w:pStyle w:val="Corpodetexto"/>
        <w:spacing w:line="376" w:lineRule="auto"/>
        <w:ind w:left="140" w:right="99" w:firstLine="1133"/>
        <w:jc w:val="both"/>
      </w:pPr>
      <w:r>
        <w:t>O</w:t>
      </w:r>
      <w:r>
        <w:rPr>
          <w:spacing w:val="-8"/>
        </w:rPr>
        <w:t xml:space="preserve"> </w:t>
      </w:r>
      <w:r>
        <w:t>Problema</w:t>
      </w:r>
      <w:r>
        <w:rPr>
          <w:spacing w:val="-8"/>
        </w:rPr>
        <w:t xml:space="preserve"> </w:t>
      </w:r>
      <w:r>
        <w:t>de</w:t>
      </w:r>
      <w:r>
        <w:rPr>
          <w:spacing w:val="-8"/>
        </w:rPr>
        <w:t xml:space="preserve"> </w:t>
      </w:r>
      <w:r>
        <w:t>Roteamento</w:t>
      </w:r>
      <w:r>
        <w:rPr>
          <w:spacing w:val="-8"/>
        </w:rPr>
        <w:t xml:space="preserve"> </w:t>
      </w:r>
      <w:r>
        <w:t>de</w:t>
      </w:r>
      <w:r>
        <w:rPr>
          <w:spacing w:val="-8"/>
        </w:rPr>
        <w:t xml:space="preserve"> </w:t>
      </w:r>
      <w:r>
        <w:t>Veículos</w:t>
      </w:r>
      <w:r>
        <w:rPr>
          <w:spacing w:val="-8"/>
        </w:rPr>
        <w:t xml:space="preserve"> </w:t>
      </w:r>
      <w:r>
        <w:t>tem</w:t>
      </w:r>
      <w:r>
        <w:rPr>
          <w:spacing w:val="-8"/>
        </w:rPr>
        <w:t xml:space="preserve"> </w:t>
      </w:r>
      <w:r>
        <w:t>como</w:t>
      </w:r>
      <w:r>
        <w:rPr>
          <w:spacing w:val="-8"/>
        </w:rPr>
        <w:t xml:space="preserve"> </w:t>
      </w:r>
      <w:r>
        <w:t>objetivo</w:t>
      </w:r>
      <w:r>
        <w:rPr>
          <w:spacing w:val="-8"/>
        </w:rPr>
        <w:t xml:space="preserve"> </w:t>
      </w:r>
      <w:r w:rsidRPr="005E118B">
        <w:rPr>
          <w:highlight w:val="yellow"/>
        </w:rPr>
        <w:t>minimizar</w:t>
      </w:r>
      <w:r w:rsidRPr="005E118B">
        <w:rPr>
          <w:spacing w:val="-8"/>
          <w:highlight w:val="yellow"/>
        </w:rPr>
        <w:t xml:space="preserve"> </w:t>
      </w:r>
      <w:r w:rsidRPr="005E118B">
        <w:rPr>
          <w:highlight w:val="yellow"/>
        </w:rPr>
        <w:t>as</w:t>
      </w:r>
      <w:r w:rsidRPr="005E118B">
        <w:rPr>
          <w:spacing w:val="-8"/>
          <w:highlight w:val="yellow"/>
        </w:rPr>
        <w:t xml:space="preserve"> </w:t>
      </w:r>
      <w:r w:rsidRPr="005E118B">
        <w:rPr>
          <w:highlight w:val="yellow"/>
        </w:rPr>
        <w:t>distâncias percorridas,</w:t>
      </w:r>
      <w:r>
        <w:t xml:space="preserve"> escolhendo a melhor ordem dos pontos a serem visitados, respeitando, porém, </w:t>
      </w:r>
      <w:r>
        <w:lastRenderedPageBreak/>
        <w:t>algumas</w:t>
      </w:r>
      <w:r>
        <w:rPr>
          <w:spacing w:val="-9"/>
        </w:rPr>
        <w:t xml:space="preserve"> </w:t>
      </w:r>
      <w:r>
        <w:t>restrições,</w:t>
      </w:r>
      <w:r>
        <w:rPr>
          <w:spacing w:val="-9"/>
        </w:rPr>
        <w:t xml:space="preserve"> </w:t>
      </w:r>
      <w:r>
        <w:t>como</w:t>
      </w:r>
      <w:r>
        <w:rPr>
          <w:spacing w:val="-9"/>
        </w:rPr>
        <w:t xml:space="preserve"> </w:t>
      </w:r>
      <w:r>
        <w:t>a</w:t>
      </w:r>
      <w:r>
        <w:rPr>
          <w:spacing w:val="-9"/>
        </w:rPr>
        <w:t xml:space="preserve"> </w:t>
      </w:r>
      <w:r>
        <w:t>capacidade</w:t>
      </w:r>
      <w:r>
        <w:rPr>
          <w:spacing w:val="-9"/>
        </w:rPr>
        <w:t xml:space="preserve"> </w:t>
      </w:r>
      <w:r>
        <w:t>dos</w:t>
      </w:r>
      <w:r>
        <w:rPr>
          <w:spacing w:val="-9"/>
        </w:rPr>
        <w:t xml:space="preserve"> </w:t>
      </w:r>
      <w:r>
        <w:t>veículos,</w:t>
      </w:r>
      <w:r>
        <w:rPr>
          <w:spacing w:val="-9"/>
        </w:rPr>
        <w:t xml:space="preserve"> </w:t>
      </w:r>
      <w:r>
        <w:t>o</w:t>
      </w:r>
      <w:r>
        <w:rPr>
          <w:spacing w:val="-9"/>
        </w:rPr>
        <w:t xml:space="preserve"> </w:t>
      </w:r>
      <w:r>
        <w:t>tipo</w:t>
      </w:r>
      <w:r>
        <w:rPr>
          <w:spacing w:val="-9"/>
        </w:rPr>
        <w:t xml:space="preserve"> </w:t>
      </w:r>
      <w:r>
        <w:t>de</w:t>
      </w:r>
      <w:r>
        <w:rPr>
          <w:spacing w:val="-9"/>
        </w:rPr>
        <w:t xml:space="preserve"> </w:t>
      </w:r>
      <w:r>
        <w:t>frota,</w:t>
      </w:r>
      <w:r>
        <w:rPr>
          <w:spacing w:val="-9"/>
        </w:rPr>
        <w:t xml:space="preserve"> </w:t>
      </w:r>
      <w:r>
        <w:t>podendo</w:t>
      </w:r>
      <w:r>
        <w:rPr>
          <w:spacing w:val="-9"/>
        </w:rPr>
        <w:t xml:space="preserve"> </w:t>
      </w:r>
      <w:r>
        <w:t>ser</w:t>
      </w:r>
      <w:r>
        <w:rPr>
          <w:spacing w:val="-9"/>
        </w:rPr>
        <w:t xml:space="preserve"> </w:t>
      </w:r>
      <w:r>
        <w:t>homogênea</w:t>
      </w:r>
      <w:r>
        <w:rPr>
          <w:spacing w:val="-9"/>
        </w:rPr>
        <w:t xml:space="preserve"> </w:t>
      </w:r>
      <w:r>
        <w:t xml:space="preserve">ou </w:t>
      </w:r>
      <w:r>
        <w:rPr>
          <w:spacing w:val="-2"/>
        </w:rPr>
        <w:t>heterogênea,</w:t>
      </w:r>
      <w:r>
        <w:rPr>
          <w:spacing w:val="-11"/>
        </w:rPr>
        <w:t xml:space="preserve"> </w:t>
      </w:r>
      <w:r>
        <w:rPr>
          <w:spacing w:val="-2"/>
        </w:rPr>
        <w:t>e</w:t>
      </w:r>
      <w:r>
        <w:rPr>
          <w:spacing w:val="-11"/>
        </w:rPr>
        <w:t xml:space="preserve"> </w:t>
      </w:r>
      <w:r>
        <w:rPr>
          <w:spacing w:val="-2"/>
        </w:rPr>
        <w:t>ainda</w:t>
      </w:r>
      <w:r>
        <w:rPr>
          <w:spacing w:val="-11"/>
        </w:rPr>
        <w:t xml:space="preserve"> </w:t>
      </w:r>
      <w:del w:id="122" w:author="Samantha Araújo" w:date="2026-09-20T20:00:00Z" w16du:dateUtc="2026-09-20T23:00:00Z">
        <w:r w:rsidDel="00545C37">
          <w:rPr>
            <w:spacing w:val="-2"/>
          </w:rPr>
          <w:delText>questões</w:delText>
        </w:r>
        <w:r w:rsidDel="00545C37">
          <w:rPr>
            <w:spacing w:val="-11"/>
          </w:rPr>
          <w:delText xml:space="preserve"> </w:delText>
        </w:r>
      </w:del>
      <w:ins w:id="123" w:author="Samantha Araújo" w:date="2026-09-20T20:00:00Z" w16du:dateUtc="2026-09-20T23:00:00Z">
        <w:r w:rsidR="00545C37">
          <w:rPr>
            <w:spacing w:val="-2"/>
          </w:rPr>
          <w:t>restrições</w:t>
        </w:r>
        <w:r w:rsidR="00545C37">
          <w:rPr>
            <w:spacing w:val="-11"/>
          </w:rPr>
          <w:t xml:space="preserve"> </w:t>
        </w:r>
      </w:ins>
      <w:r>
        <w:rPr>
          <w:spacing w:val="-2"/>
        </w:rPr>
        <w:t>de</w:t>
      </w:r>
      <w:r>
        <w:rPr>
          <w:spacing w:val="-11"/>
        </w:rPr>
        <w:t xml:space="preserve"> </w:t>
      </w:r>
      <w:r>
        <w:rPr>
          <w:spacing w:val="-2"/>
        </w:rPr>
        <w:t>tempo,</w:t>
      </w:r>
      <w:r>
        <w:rPr>
          <w:spacing w:val="-11"/>
        </w:rPr>
        <w:t xml:space="preserve"> </w:t>
      </w:r>
      <w:r>
        <w:rPr>
          <w:spacing w:val="-2"/>
        </w:rPr>
        <w:t>considerando</w:t>
      </w:r>
      <w:r>
        <w:rPr>
          <w:spacing w:val="-11"/>
        </w:rPr>
        <w:t xml:space="preserve"> </w:t>
      </w:r>
      <w:r>
        <w:rPr>
          <w:spacing w:val="-2"/>
        </w:rPr>
        <w:t>as</w:t>
      </w:r>
      <w:r>
        <w:rPr>
          <w:spacing w:val="-11"/>
        </w:rPr>
        <w:t xml:space="preserve"> </w:t>
      </w:r>
      <w:r>
        <w:rPr>
          <w:spacing w:val="-2"/>
        </w:rPr>
        <w:t>janelas</w:t>
      </w:r>
      <w:r>
        <w:rPr>
          <w:spacing w:val="-11"/>
        </w:rPr>
        <w:t xml:space="preserve"> </w:t>
      </w:r>
      <w:r>
        <w:rPr>
          <w:spacing w:val="-2"/>
        </w:rPr>
        <w:t>de</w:t>
      </w:r>
      <w:r>
        <w:rPr>
          <w:spacing w:val="-11"/>
        </w:rPr>
        <w:t xml:space="preserve"> </w:t>
      </w:r>
      <w:r>
        <w:rPr>
          <w:spacing w:val="-2"/>
        </w:rPr>
        <w:t>tempo</w:t>
      </w:r>
      <w:r>
        <w:rPr>
          <w:spacing w:val="-11"/>
        </w:rPr>
        <w:t xml:space="preserve"> </w:t>
      </w:r>
      <w:r>
        <w:rPr>
          <w:spacing w:val="-2"/>
        </w:rPr>
        <w:t>(T</w:t>
      </w:r>
      <w:hyperlink w:anchor="_bookmark41" w:history="1">
        <w:r>
          <w:rPr>
            <w:spacing w:val="-2"/>
          </w:rPr>
          <w:t>OTH;</w:t>
        </w:r>
        <w:r>
          <w:rPr>
            <w:spacing w:val="-11"/>
          </w:rPr>
          <w:t xml:space="preserve"> </w:t>
        </w:r>
        <w:r>
          <w:rPr>
            <w:spacing w:val="-2"/>
          </w:rPr>
          <w:t>VIGO,</w:t>
        </w:r>
      </w:hyperlink>
      <w:r>
        <w:rPr>
          <w:spacing w:val="-11"/>
        </w:rPr>
        <w:t xml:space="preserve"> </w:t>
      </w:r>
      <w:hyperlink w:anchor="_bookmark41" w:history="1">
        <w:r>
          <w:rPr>
            <w:spacing w:val="-2"/>
          </w:rPr>
          <w:t>2014).</w:t>
        </w:r>
      </w:hyperlink>
      <w:r>
        <w:rPr>
          <w:spacing w:val="-2"/>
        </w:rPr>
        <w:t xml:space="preserve"> </w:t>
      </w:r>
      <w:r>
        <w:t xml:space="preserve">O desenvolvimento dos estudos do Problema de Roteamento de Veículos partiu do </w:t>
      </w:r>
      <w:hyperlink w:anchor="_bookmark16" w:history="1">
        <w:r>
          <w:t>Dantzig e</w:t>
        </w:r>
      </w:hyperlink>
      <w:r>
        <w:t xml:space="preserve"> </w:t>
      </w:r>
      <w:hyperlink w:anchor="_bookmark16" w:history="1">
        <w:r>
          <w:t>Ramser</w:t>
        </w:r>
      </w:hyperlink>
      <w:r>
        <w:t xml:space="preserve"> </w:t>
      </w:r>
      <w:hyperlink w:anchor="_bookmark16" w:history="1">
        <w:r>
          <w:t>(1959),</w:t>
        </w:r>
      </w:hyperlink>
      <w:r>
        <w:t xml:space="preserve"> necessitando atender à demanda de clientes localizados em diferentes lugares. </w:t>
      </w:r>
      <w:commentRangeStart w:id="124"/>
      <w:r>
        <w:t>Dessa</w:t>
      </w:r>
      <w:r>
        <w:rPr>
          <w:spacing w:val="-14"/>
        </w:rPr>
        <w:t xml:space="preserve"> </w:t>
      </w:r>
      <w:r>
        <w:t>forma,</w:t>
      </w:r>
      <w:r>
        <w:rPr>
          <w:spacing w:val="-14"/>
        </w:rPr>
        <w:t xml:space="preserve"> </w:t>
      </w:r>
      <w:r>
        <w:t>buscaram</w:t>
      </w:r>
      <w:r>
        <w:rPr>
          <w:spacing w:val="-14"/>
        </w:rPr>
        <w:t xml:space="preserve"> </w:t>
      </w:r>
      <w:r>
        <w:t>por</w:t>
      </w:r>
      <w:r>
        <w:rPr>
          <w:spacing w:val="-14"/>
        </w:rPr>
        <w:t xml:space="preserve"> </w:t>
      </w:r>
      <w:r>
        <w:t>meios</w:t>
      </w:r>
      <w:r>
        <w:rPr>
          <w:spacing w:val="-14"/>
        </w:rPr>
        <w:t xml:space="preserve"> </w:t>
      </w:r>
      <w:r>
        <w:t>de</w:t>
      </w:r>
      <w:r>
        <w:rPr>
          <w:spacing w:val="-14"/>
        </w:rPr>
        <w:t xml:space="preserve"> </w:t>
      </w:r>
      <w:r>
        <w:t>soluções</w:t>
      </w:r>
      <w:r>
        <w:rPr>
          <w:spacing w:val="-14"/>
        </w:rPr>
        <w:t xml:space="preserve"> </w:t>
      </w:r>
      <w:r>
        <w:t>satisfatórias</w:t>
      </w:r>
      <w:r>
        <w:rPr>
          <w:spacing w:val="-14"/>
        </w:rPr>
        <w:t xml:space="preserve"> </w:t>
      </w:r>
      <w:r>
        <w:t>através</w:t>
      </w:r>
      <w:r>
        <w:rPr>
          <w:spacing w:val="-14"/>
        </w:rPr>
        <w:t xml:space="preserve"> </w:t>
      </w:r>
      <w:r>
        <w:t>de</w:t>
      </w:r>
      <w:r>
        <w:rPr>
          <w:spacing w:val="-14"/>
        </w:rPr>
        <w:t xml:space="preserve"> </w:t>
      </w:r>
      <w:r>
        <w:t>formulações</w:t>
      </w:r>
      <w:r>
        <w:rPr>
          <w:spacing w:val="-14"/>
        </w:rPr>
        <w:t xml:space="preserve"> </w:t>
      </w:r>
      <w:r>
        <w:t>matemáticas, para elaborar as melhores rotas, passando pelos pontos dos clientes e atendendo os requisitos.</w:t>
      </w:r>
      <w:commentRangeEnd w:id="124"/>
      <w:r w:rsidR="00545C37">
        <w:rPr>
          <w:rStyle w:val="Refdecomentrio"/>
          <w:sz w:val="24"/>
          <w:szCs w:val="24"/>
        </w:rPr>
        <w:commentReference w:id="124"/>
      </w:r>
    </w:p>
    <w:p w14:paraId="0E8737F4" w14:textId="77777777" w:rsidR="00036C99" w:rsidRDefault="004767C7">
      <w:pPr>
        <w:pStyle w:val="Corpodetexto"/>
        <w:spacing w:line="330" w:lineRule="exact"/>
        <w:ind w:left="1273"/>
        <w:jc w:val="both"/>
      </w:pPr>
      <w:r>
        <w:rPr>
          <w:spacing w:val="-4"/>
        </w:rPr>
        <w:t>De</w:t>
      </w:r>
      <w:r>
        <w:rPr>
          <w:spacing w:val="-9"/>
        </w:rPr>
        <w:t xml:space="preserve"> </w:t>
      </w:r>
      <w:r>
        <w:rPr>
          <w:spacing w:val="-4"/>
        </w:rPr>
        <w:t>forma</w:t>
      </w:r>
      <w:r>
        <w:rPr>
          <w:spacing w:val="-8"/>
        </w:rPr>
        <w:t xml:space="preserve"> </w:t>
      </w:r>
      <w:r>
        <w:rPr>
          <w:spacing w:val="-4"/>
        </w:rPr>
        <w:t>padrão</w:t>
      </w:r>
      <w:r>
        <w:rPr>
          <w:spacing w:val="-9"/>
        </w:rPr>
        <w:t xml:space="preserve"> </w:t>
      </w:r>
      <w:r>
        <w:rPr>
          <w:spacing w:val="-4"/>
        </w:rPr>
        <w:t>na</w:t>
      </w:r>
      <w:r>
        <w:rPr>
          <w:spacing w:val="-8"/>
        </w:rPr>
        <w:t xml:space="preserve"> </w:t>
      </w:r>
      <w:r>
        <w:rPr>
          <w:spacing w:val="-4"/>
        </w:rPr>
        <w:t>literatura</w:t>
      </w:r>
      <w:r>
        <w:rPr>
          <w:spacing w:val="-8"/>
        </w:rPr>
        <w:t xml:space="preserve"> </w:t>
      </w:r>
      <w:r>
        <w:rPr>
          <w:spacing w:val="-4"/>
        </w:rPr>
        <w:t>sobre</w:t>
      </w:r>
      <w:r>
        <w:rPr>
          <w:spacing w:val="-9"/>
        </w:rPr>
        <w:t xml:space="preserve"> </w:t>
      </w:r>
      <w:r>
        <w:rPr>
          <w:spacing w:val="-4"/>
        </w:rPr>
        <w:t>o</w:t>
      </w:r>
      <w:r>
        <w:rPr>
          <w:spacing w:val="-8"/>
        </w:rPr>
        <w:t xml:space="preserve"> </w:t>
      </w:r>
      <w:r>
        <w:rPr>
          <w:spacing w:val="-4"/>
        </w:rPr>
        <w:t>PRV,</w:t>
      </w:r>
      <w:r>
        <w:rPr>
          <w:spacing w:val="-8"/>
        </w:rPr>
        <w:t xml:space="preserve"> </w:t>
      </w:r>
      <w:r>
        <w:rPr>
          <w:spacing w:val="-4"/>
        </w:rPr>
        <w:t>considera-se</w:t>
      </w:r>
      <w:r>
        <w:rPr>
          <w:spacing w:val="-9"/>
        </w:rPr>
        <w:t xml:space="preserve"> </w:t>
      </w:r>
      <w:r>
        <w:rPr>
          <w:spacing w:val="-4"/>
        </w:rPr>
        <w:t>um</w:t>
      </w:r>
      <w:r>
        <w:rPr>
          <w:spacing w:val="-8"/>
        </w:rPr>
        <w:t xml:space="preserve"> </w:t>
      </w:r>
      <w:r>
        <w:rPr>
          <w:spacing w:val="-4"/>
        </w:rPr>
        <w:t>grafo</w:t>
      </w:r>
      <w:r>
        <w:rPr>
          <w:spacing w:val="-8"/>
        </w:rPr>
        <w:t xml:space="preserve"> </w:t>
      </w:r>
      <w:r>
        <w:rPr>
          <w:i/>
          <w:spacing w:val="-4"/>
        </w:rPr>
        <w:t>G</w:t>
      </w:r>
      <w:r>
        <w:rPr>
          <w:i/>
          <w:spacing w:val="-15"/>
        </w:rPr>
        <w:t xml:space="preserve"> </w:t>
      </w:r>
      <w:r>
        <w:rPr>
          <w:rFonts w:ascii="Lucida Sans Unicode" w:hAnsi="Lucida Sans Unicode"/>
          <w:spacing w:val="-4"/>
        </w:rPr>
        <w:t>=</w:t>
      </w:r>
      <w:r>
        <w:rPr>
          <w:rFonts w:ascii="Lucida Sans Unicode" w:hAnsi="Lucida Sans Unicode"/>
          <w:spacing w:val="-31"/>
        </w:rPr>
        <w:t xml:space="preserve"> </w:t>
      </w:r>
      <w:r>
        <w:rPr>
          <w:rFonts w:ascii="Lucida Sans Unicode" w:hAnsi="Lucida Sans Unicode"/>
          <w:spacing w:val="-4"/>
        </w:rPr>
        <w:t>(</w:t>
      </w:r>
      <w:r>
        <w:rPr>
          <w:i/>
          <w:spacing w:val="-4"/>
        </w:rPr>
        <w:t>V</w:t>
      </w:r>
      <w:r>
        <w:rPr>
          <w:rFonts w:ascii="Arial" w:hAnsi="Arial"/>
          <w:i/>
          <w:spacing w:val="-4"/>
        </w:rPr>
        <w:t>,</w:t>
      </w:r>
      <w:r>
        <w:rPr>
          <w:rFonts w:ascii="Arial" w:hAnsi="Arial"/>
          <w:i/>
          <w:spacing w:val="-40"/>
        </w:rPr>
        <w:t xml:space="preserve"> </w:t>
      </w:r>
      <w:r>
        <w:rPr>
          <w:i/>
          <w:spacing w:val="-4"/>
        </w:rPr>
        <w:t>A</w:t>
      </w:r>
      <w:r>
        <w:rPr>
          <w:rFonts w:ascii="Lucida Sans Unicode" w:hAnsi="Lucida Sans Unicode"/>
          <w:spacing w:val="-4"/>
        </w:rPr>
        <w:t>)</w:t>
      </w:r>
      <w:r>
        <w:rPr>
          <w:spacing w:val="-4"/>
        </w:rPr>
        <w:t>,</w:t>
      </w:r>
      <w:r>
        <w:rPr>
          <w:spacing w:val="-6"/>
        </w:rPr>
        <w:t xml:space="preserve"> </w:t>
      </w:r>
      <w:r>
        <w:rPr>
          <w:spacing w:val="-4"/>
        </w:rPr>
        <w:t>em</w:t>
      </w:r>
      <w:r>
        <w:rPr>
          <w:spacing w:val="-8"/>
        </w:rPr>
        <w:t xml:space="preserve"> </w:t>
      </w:r>
      <w:r>
        <w:rPr>
          <w:spacing w:val="-5"/>
        </w:rPr>
        <w:t>que</w:t>
      </w:r>
    </w:p>
    <w:p w14:paraId="747A3E84" w14:textId="77777777" w:rsidR="00036C99" w:rsidRDefault="004767C7">
      <w:pPr>
        <w:pStyle w:val="Corpodetexto"/>
        <w:spacing w:before="65" w:line="307" w:lineRule="auto"/>
        <w:ind w:left="132" w:right="141" w:hanging="5"/>
        <w:jc w:val="both"/>
      </w:pPr>
      <w:r>
        <w:rPr>
          <w:i/>
        </w:rPr>
        <w:t>V</w:t>
      </w:r>
      <w:r>
        <w:rPr>
          <w:i/>
          <w:spacing w:val="-15"/>
        </w:rPr>
        <w:t xml:space="preserve"> </w:t>
      </w:r>
      <w:r>
        <w:rPr>
          <w:rFonts w:ascii="Lucida Sans Unicode" w:hAnsi="Lucida Sans Unicode"/>
        </w:rPr>
        <w:t>=</w:t>
      </w:r>
      <w:r>
        <w:rPr>
          <w:rFonts w:ascii="Lucida Sans Unicode" w:hAnsi="Lucida Sans Unicode"/>
          <w:spacing w:val="-13"/>
        </w:rPr>
        <w:t xml:space="preserve"> </w:t>
      </w:r>
      <w:r>
        <w:rPr>
          <w:rFonts w:ascii="Lucida Sans Unicode" w:hAnsi="Lucida Sans Unicode"/>
        </w:rPr>
        <w:t>{</w:t>
      </w:r>
      <w:r>
        <w:t>0</w:t>
      </w:r>
      <w:r>
        <w:rPr>
          <w:rFonts w:ascii="Arial" w:hAnsi="Arial"/>
          <w:i/>
        </w:rPr>
        <w:t>,</w:t>
      </w:r>
      <w:r>
        <w:rPr>
          <w:rFonts w:ascii="Arial" w:hAnsi="Arial"/>
          <w:i/>
          <w:spacing w:val="-17"/>
        </w:rPr>
        <w:t xml:space="preserve"> </w:t>
      </w:r>
      <w:r>
        <w:t>1</w:t>
      </w:r>
      <w:r>
        <w:rPr>
          <w:rFonts w:ascii="Arial" w:hAnsi="Arial"/>
          <w:i/>
        </w:rPr>
        <w:t>,</w:t>
      </w:r>
      <w:r>
        <w:rPr>
          <w:rFonts w:ascii="Arial" w:hAnsi="Arial"/>
          <w:i/>
          <w:spacing w:val="-17"/>
        </w:rPr>
        <w:t xml:space="preserve"> </w:t>
      </w:r>
      <w:r>
        <w:rPr>
          <w:rFonts w:ascii="Arial" w:hAnsi="Arial"/>
          <w:i/>
        </w:rPr>
        <w:t>...,</w:t>
      </w:r>
      <w:r>
        <w:rPr>
          <w:rFonts w:ascii="Arial" w:hAnsi="Arial"/>
          <w:i/>
          <w:spacing w:val="-16"/>
        </w:rPr>
        <w:t xml:space="preserve"> </w:t>
      </w:r>
      <w:r>
        <w:rPr>
          <w:i/>
        </w:rPr>
        <w:t>n</w:t>
      </w:r>
      <w:r>
        <w:rPr>
          <w:rFonts w:ascii="Lucida Sans Unicode" w:hAnsi="Lucida Sans Unicode"/>
        </w:rPr>
        <w:t>}</w:t>
      </w:r>
      <w:r>
        <w:rPr>
          <w:rFonts w:ascii="Lucida Sans Unicode" w:hAnsi="Lucida Sans Unicode"/>
          <w:spacing w:val="-6"/>
        </w:rPr>
        <w:t xml:space="preserve"> </w:t>
      </w:r>
      <w:r>
        <w:t xml:space="preserve">representa o conjunto de vértices, correspondentes aos locais de atendimento </w:t>
      </w:r>
      <w:r>
        <w:rPr>
          <w:spacing w:val="-4"/>
        </w:rPr>
        <w:t>(clientes</w:t>
      </w:r>
      <w:r>
        <w:rPr>
          <w:spacing w:val="-5"/>
        </w:rPr>
        <w:t xml:space="preserve"> </w:t>
      </w:r>
      <w:r>
        <w:rPr>
          <w:spacing w:val="-4"/>
        </w:rPr>
        <w:t>ou cidades),</w:t>
      </w:r>
      <w:r>
        <w:rPr>
          <w:spacing w:val="-3"/>
        </w:rPr>
        <w:t xml:space="preserve"> </w:t>
      </w:r>
      <w:r>
        <w:rPr>
          <w:spacing w:val="-4"/>
        </w:rPr>
        <w:t>sendo</w:t>
      </w:r>
      <w:r>
        <w:rPr>
          <w:spacing w:val="-5"/>
        </w:rPr>
        <w:t xml:space="preserve"> </w:t>
      </w:r>
      <w:r>
        <w:rPr>
          <w:i/>
          <w:spacing w:val="-4"/>
        </w:rPr>
        <w:t>v</w:t>
      </w:r>
      <w:r>
        <w:rPr>
          <w:spacing w:val="-4"/>
          <w:vertAlign w:val="subscript"/>
        </w:rPr>
        <w:t>0</w:t>
      </w:r>
      <w:r>
        <w:rPr>
          <w:spacing w:val="6"/>
        </w:rPr>
        <w:t xml:space="preserve"> </w:t>
      </w:r>
      <w:r>
        <w:rPr>
          <w:spacing w:val="-4"/>
        </w:rPr>
        <w:t>o</w:t>
      </w:r>
      <w:r>
        <w:rPr>
          <w:spacing w:val="-5"/>
        </w:rPr>
        <w:t xml:space="preserve"> </w:t>
      </w:r>
      <w:r>
        <w:rPr>
          <w:spacing w:val="-4"/>
        </w:rPr>
        <w:t>ponto de</w:t>
      </w:r>
      <w:r>
        <w:rPr>
          <w:spacing w:val="-5"/>
        </w:rPr>
        <w:t xml:space="preserve"> </w:t>
      </w:r>
      <w:r>
        <w:rPr>
          <w:spacing w:val="-4"/>
        </w:rPr>
        <w:t>partida,</w:t>
      </w:r>
      <w:r>
        <w:rPr>
          <w:spacing w:val="-3"/>
        </w:rPr>
        <w:t xml:space="preserve"> </w:t>
      </w:r>
      <w:r>
        <w:rPr>
          <w:spacing w:val="-4"/>
        </w:rPr>
        <w:t>denominado</w:t>
      </w:r>
      <w:r>
        <w:rPr>
          <w:spacing w:val="-5"/>
        </w:rPr>
        <w:t xml:space="preserve"> </w:t>
      </w:r>
      <w:r>
        <w:rPr>
          <w:spacing w:val="-4"/>
        </w:rPr>
        <w:t>depósito,</w:t>
      </w:r>
      <w:r>
        <w:rPr>
          <w:spacing w:val="-3"/>
        </w:rPr>
        <w:t xml:space="preserve"> </w:t>
      </w:r>
      <w:r>
        <w:rPr>
          <w:spacing w:val="-4"/>
        </w:rPr>
        <w:t>e</w:t>
      </w:r>
      <w:r>
        <w:rPr>
          <w:spacing w:val="-5"/>
        </w:rPr>
        <w:t xml:space="preserve"> </w:t>
      </w:r>
      <w:r>
        <w:rPr>
          <w:i/>
          <w:spacing w:val="-4"/>
        </w:rPr>
        <w:t>A</w:t>
      </w:r>
      <w:r>
        <w:rPr>
          <w:i/>
          <w:spacing w:val="-5"/>
        </w:rPr>
        <w:t xml:space="preserve"> </w:t>
      </w:r>
      <w:r>
        <w:rPr>
          <w:spacing w:val="-4"/>
        </w:rPr>
        <w:t>o</w:t>
      </w:r>
      <w:r>
        <w:rPr>
          <w:spacing w:val="-5"/>
        </w:rPr>
        <w:t xml:space="preserve"> </w:t>
      </w:r>
      <w:r>
        <w:rPr>
          <w:spacing w:val="-4"/>
        </w:rPr>
        <w:t>conjunto de</w:t>
      </w:r>
      <w:r>
        <w:rPr>
          <w:spacing w:val="-5"/>
        </w:rPr>
        <w:t xml:space="preserve"> </w:t>
      </w:r>
      <w:r>
        <w:rPr>
          <w:spacing w:val="-4"/>
        </w:rPr>
        <w:t>arestas</w:t>
      </w:r>
    </w:p>
    <w:p w14:paraId="10BD349C" w14:textId="77777777" w:rsidR="00036C99" w:rsidRDefault="004767C7">
      <w:pPr>
        <w:pStyle w:val="Corpodetexto"/>
        <w:spacing w:before="41" w:line="295" w:lineRule="auto"/>
        <w:ind w:left="128" w:right="141" w:firstLine="4"/>
        <w:jc w:val="both"/>
      </w:pPr>
      <w:r>
        <w:t>(T</w:t>
      </w:r>
      <w:hyperlink w:anchor="_bookmark41" w:history="1">
        <w:r>
          <w:t>OTH; VIGO,</w:t>
        </w:r>
      </w:hyperlink>
      <w:r>
        <w:t xml:space="preserve"> </w:t>
      </w:r>
      <w:hyperlink w:anchor="_bookmark41" w:history="1">
        <w:r>
          <w:t>2014).</w:t>
        </w:r>
      </w:hyperlink>
      <w:r>
        <w:rPr>
          <w:spacing w:val="18"/>
        </w:rPr>
        <w:t xml:space="preserve"> </w:t>
      </w:r>
      <w:r>
        <w:t xml:space="preserve">Cada aresta </w:t>
      </w:r>
      <w:r>
        <w:rPr>
          <w:rFonts w:ascii="Lucida Sans Unicode" w:hAnsi="Lucida Sans Unicode"/>
        </w:rPr>
        <w:t>(</w:t>
      </w:r>
      <w:r>
        <w:rPr>
          <w:i/>
        </w:rPr>
        <w:t>i</w:t>
      </w:r>
      <w:r>
        <w:rPr>
          <w:rFonts w:ascii="Arial" w:hAnsi="Arial"/>
          <w:i/>
        </w:rPr>
        <w:t>,</w:t>
      </w:r>
      <w:r>
        <w:rPr>
          <w:rFonts w:ascii="Arial" w:hAnsi="Arial"/>
          <w:i/>
          <w:spacing w:val="-1"/>
        </w:rPr>
        <w:t xml:space="preserve"> </w:t>
      </w:r>
      <w:r>
        <w:rPr>
          <w:i/>
        </w:rPr>
        <w:t>j</w:t>
      </w:r>
      <w:r>
        <w:rPr>
          <w:rFonts w:ascii="Lucida Sans Unicode" w:hAnsi="Lucida Sans Unicode"/>
        </w:rPr>
        <w:t>)</w:t>
      </w:r>
      <w:r>
        <w:t xml:space="preserve">, com </w:t>
      </w:r>
      <w:r>
        <w:rPr>
          <w:i/>
        </w:rPr>
        <w:t>i</w:t>
      </w:r>
      <w:r>
        <w:rPr>
          <w:i/>
          <w:spacing w:val="-5"/>
        </w:rPr>
        <w:t xml:space="preserve"> </w:t>
      </w:r>
      <w:r>
        <w:rPr>
          <w:rFonts w:ascii="Lucida Sans Unicode" w:hAnsi="Lucida Sans Unicode"/>
        </w:rPr>
        <w:t xml:space="preserve"≯= </w:t>
      </w:r>
      <w:r>
        <w:rPr>
          <w:i/>
        </w:rPr>
        <w:t>j</w:t>
      </w:r>
      <w:r>
        <w:t xml:space="preserve">, está associada a uma matriz de distâncias </w:t>
      </w:r>
      <w:r>
        <w:rPr>
          <w:i/>
        </w:rPr>
        <w:t>C</w:t>
      </w:r>
      <w:r>
        <w:rPr>
          <w:i/>
          <w:spacing w:val="-5"/>
        </w:rPr>
        <w:t xml:space="preserve"> </w:t>
      </w:r>
      <w:r>
        <w:rPr>
          <w:rFonts w:ascii="Lucida Sans Unicode" w:hAnsi="Lucida Sans Unicode"/>
        </w:rPr>
        <w:t>=</w:t>
      </w:r>
      <w:r>
        <w:rPr>
          <w:rFonts w:ascii="Lucida Sans Unicode" w:hAnsi="Lucida Sans Unicode"/>
          <w:spacing w:val="-11"/>
        </w:rPr>
        <w:t xml:space="preserve"> </w:t>
      </w:r>
      <w:r>
        <w:rPr>
          <w:rFonts w:ascii="Lucida Sans Unicode" w:hAnsi="Lucida Sans Unicode"/>
        </w:rPr>
        <w:t>(</w:t>
      </w:r>
      <w:r>
        <w:rPr>
          <w:i/>
        </w:rPr>
        <w:t>c</w:t>
      </w:r>
      <w:r>
        <w:rPr>
          <w:i/>
          <w:vertAlign w:val="subscript"/>
        </w:rPr>
        <w:t>i</w:t>
      </w:r>
      <w:r>
        <w:rPr>
          <w:i/>
          <w:spacing w:val="-15"/>
        </w:rPr>
        <w:t xml:space="preserve"> </w:t>
      </w:r>
      <w:r>
        <w:rPr>
          <w:i/>
          <w:vertAlign w:val="subscript"/>
        </w:rPr>
        <w:t>j</w:t>
      </w:r>
      <w:r>
        <w:rPr>
          <w:rFonts w:ascii="Lucida Sans Unicode" w:hAnsi="Lucida Sans Unicode"/>
        </w:rPr>
        <w:t>)</w:t>
      </w:r>
      <w:r>
        <w:t>, cujos valores são não negativos e podem representar custo, distância ou tempo de deslocamento</w:t>
      </w:r>
      <w:r>
        <w:rPr>
          <w:spacing w:val="-5"/>
        </w:rPr>
        <w:t xml:space="preserve"> </w:t>
      </w:r>
      <w:hyperlink w:anchor="_bookmark32" w:history="1">
        <w:r>
          <w:t>(LAPORTE,</w:t>
        </w:r>
      </w:hyperlink>
      <w:r>
        <w:rPr>
          <w:spacing w:val="-3"/>
        </w:rPr>
        <w:t xml:space="preserve"> </w:t>
      </w:r>
      <w:hyperlink w:anchor="_bookmark32" w:history="1">
        <w:r>
          <w:t>1992).</w:t>
        </w:r>
      </w:hyperlink>
      <w:r>
        <w:rPr>
          <w:spacing w:val="11"/>
        </w:rPr>
        <w:t xml:space="preserve"> </w:t>
      </w:r>
      <w:r>
        <w:t>Em</w:t>
      </w:r>
      <w:r>
        <w:rPr>
          <w:spacing w:val="-3"/>
        </w:rPr>
        <w:t xml:space="preserve"> </w:t>
      </w:r>
      <w:r>
        <w:t>algumas</w:t>
      </w:r>
      <w:r>
        <w:rPr>
          <w:spacing w:val="-3"/>
        </w:rPr>
        <w:t xml:space="preserve"> </w:t>
      </w:r>
      <w:r>
        <w:t>abordagens,</w:t>
      </w:r>
      <w:r>
        <w:rPr>
          <w:spacing w:val="-3"/>
        </w:rPr>
        <w:t xml:space="preserve"> </w:t>
      </w:r>
      <w:r>
        <w:t>cada</w:t>
      </w:r>
      <w:r>
        <w:rPr>
          <w:spacing w:val="-2"/>
        </w:rPr>
        <w:t xml:space="preserve"> </w:t>
      </w:r>
      <w:r>
        <w:t>veículo</w:t>
      </w:r>
      <w:r>
        <w:rPr>
          <w:spacing w:val="-3"/>
        </w:rPr>
        <w:t xml:space="preserve"> </w:t>
      </w:r>
      <w:r>
        <w:t>possui</w:t>
      </w:r>
      <w:r>
        <w:rPr>
          <w:spacing w:val="-3"/>
        </w:rPr>
        <w:t xml:space="preserve"> </w:t>
      </w:r>
      <w:r>
        <w:t>um</w:t>
      </w:r>
      <w:r>
        <w:rPr>
          <w:spacing w:val="-3"/>
        </w:rPr>
        <w:t xml:space="preserve"> </w:t>
      </w:r>
      <w:r>
        <w:t>custo</w:t>
      </w:r>
      <w:r>
        <w:rPr>
          <w:spacing w:val="-2"/>
        </w:rPr>
        <w:t xml:space="preserve"> </w:t>
      </w:r>
      <w:r>
        <w:rPr>
          <w:spacing w:val="-4"/>
        </w:rPr>
        <w:t>fixo</w:t>
      </w:r>
    </w:p>
    <w:p w14:paraId="4597F274" w14:textId="77777777" w:rsidR="00036C99" w:rsidRDefault="00036C99">
      <w:pPr>
        <w:pStyle w:val="Corpodetexto"/>
        <w:spacing w:line="295" w:lineRule="auto"/>
        <w:jc w:val="both"/>
        <w:sectPr w:rsidR="00036C99">
          <w:pgSz w:w="11910" w:h="16840"/>
          <w:pgMar w:top="1260" w:right="992" w:bottom="280" w:left="1559" w:header="1034" w:footer="0" w:gutter="0"/>
          <w:cols w:space="720"/>
        </w:sectPr>
      </w:pPr>
    </w:p>
    <w:p w14:paraId="713D254D" w14:textId="77777777" w:rsidR="00036C99" w:rsidRDefault="00036C99">
      <w:pPr>
        <w:pStyle w:val="Corpodetexto"/>
        <w:spacing w:before="165"/>
      </w:pPr>
    </w:p>
    <w:p w14:paraId="51CD0105" w14:textId="77777777" w:rsidR="00036C99" w:rsidRDefault="004767C7">
      <w:pPr>
        <w:pStyle w:val="Corpodetexto"/>
        <w:spacing w:line="376" w:lineRule="auto"/>
        <w:ind w:left="140" w:right="141"/>
        <w:jc w:val="both"/>
      </w:pPr>
      <w:r>
        <w:t>de</w:t>
      </w:r>
      <w:r>
        <w:rPr>
          <w:spacing w:val="-14"/>
        </w:rPr>
        <w:t xml:space="preserve"> </w:t>
      </w:r>
      <w:r>
        <w:t>utilização;</w:t>
      </w:r>
      <w:r>
        <w:rPr>
          <w:spacing w:val="-14"/>
        </w:rPr>
        <w:t xml:space="preserve"> </w:t>
      </w:r>
      <w:r>
        <w:t>entretanto,</w:t>
      </w:r>
      <w:r>
        <w:rPr>
          <w:spacing w:val="-14"/>
        </w:rPr>
        <w:t xml:space="preserve"> </w:t>
      </w:r>
      <w:r>
        <w:t>conforme</w:t>
      </w:r>
      <w:r>
        <w:rPr>
          <w:spacing w:val="-14"/>
        </w:rPr>
        <w:t xml:space="preserve"> </w:t>
      </w:r>
      <w:r>
        <w:t>proposto</w:t>
      </w:r>
      <w:r>
        <w:rPr>
          <w:spacing w:val="-14"/>
        </w:rPr>
        <w:t xml:space="preserve"> </w:t>
      </w:r>
      <w:r>
        <w:t>por</w:t>
      </w:r>
      <w:r>
        <w:rPr>
          <w:spacing w:val="-14"/>
        </w:rPr>
        <w:t xml:space="preserve"> </w:t>
      </w:r>
      <w:hyperlink w:anchor="_bookmark32" w:history="1">
        <w:r>
          <w:t>Laporte</w:t>
        </w:r>
      </w:hyperlink>
      <w:r>
        <w:rPr>
          <w:spacing w:val="-14"/>
        </w:rPr>
        <w:t xml:space="preserve"> </w:t>
      </w:r>
      <w:hyperlink w:anchor="_bookmark32" w:history="1">
        <w:r>
          <w:t>(1992),</w:t>
        </w:r>
      </w:hyperlink>
      <w:r>
        <w:rPr>
          <w:spacing w:val="-14"/>
        </w:rPr>
        <w:t xml:space="preserve"> </w:t>
      </w:r>
      <w:r>
        <w:t>é</w:t>
      </w:r>
      <w:r>
        <w:rPr>
          <w:spacing w:val="-14"/>
        </w:rPr>
        <w:t xml:space="preserve"> </w:t>
      </w:r>
      <w:r>
        <w:t>comum</w:t>
      </w:r>
      <w:r>
        <w:rPr>
          <w:spacing w:val="-14"/>
        </w:rPr>
        <w:t xml:space="preserve"> </w:t>
      </w:r>
      <w:r>
        <w:t>simplificar</w:t>
      </w:r>
      <w:r>
        <w:rPr>
          <w:spacing w:val="-14"/>
        </w:rPr>
        <w:t xml:space="preserve"> </w:t>
      </w:r>
      <w:r>
        <w:t>o</w:t>
      </w:r>
      <w:r>
        <w:rPr>
          <w:spacing w:val="-14"/>
        </w:rPr>
        <w:t xml:space="preserve"> </w:t>
      </w:r>
      <w:r>
        <w:t xml:space="preserve">modelo assumindo uma frota homogênea, </w:t>
      </w:r>
      <w:commentRangeStart w:id="125"/>
      <w:r>
        <w:t xml:space="preserve">na qual </w:t>
      </w:r>
      <w:commentRangeEnd w:id="125"/>
      <w:r w:rsidR="008731D8">
        <w:rPr>
          <w:rStyle w:val="Refdecomentrio"/>
          <w:sz w:val="24"/>
          <w:szCs w:val="24"/>
        </w:rPr>
        <w:commentReference w:id="125"/>
      </w:r>
      <w:r>
        <w:t xml:space="preserve">todos os veículos possuem a mesma capacidade </w:t>
      </w:r>
      <w:r>
        <w:rPr>
          <w:i/>
        </w:rPr>
        <w:t>Q</w:t>
      </w:r>
      <w:r>
        <w:t>.</w:t>
      </w:r>
    </w:p>
    <w:p w14:paraId="40ACF502" w14:textId="77777777" w:rsidR="00036C99" w:rsidRDefault="00036C99">
      <w:pPr>
        <w:pStyle w:val="Corpodetexto"/>
        <w:spacing w:before="13"/>
      </w:pPr>
    </w:p>
    <w:p w14:paraId="46401F8C" w14:textId="77777777" w:rsidR="00036C99" w:rsidRDefault="004767C7">
      <w:pPr>
        <w:pStyle w:val="Ttulo2"/>
        <w:numPr>
          <w:ilvl w:val="2"/>
          <w:numId w:val="2"/>
        </w:numPr>
        <w:tabs>
          <w:tab w:val="left" w:pos="851"/>
        </w:tabs>
        <w:spacing w:before="1"/>
        <w:ind w:left="851" w:hanging="717"/>
      </w:pPr>
      <w:bookmarkStart w:id="126" w:name="Problema_de_Roteamento_de_Veículos_Capac"/>
      <w:bookmarkEnd w:id="126"/>
      <w:r>
        <w:t>Problema</w:t>
      </w:r>
      <w:r>
        <w:rPr>
          <w:spacing w:val="-14"/>
        </w:rPr>
        <w:t xml:space="preserve"> </w:t>
      </w:r>
      <w:r>
        <w:t>de</w:t>
      </w:r>
      <w:r>
        <w:rPr>
          <w:spacing w:val="-13"/>
        </w:rPr>
        <w:t xml:space="preserve"> </w:t>
      </w:r>
      <w:r>
        <w:t>Roteamento</w:t>
      </w:r>
      <w:r>
        <w:rPr>
          <w:spacing w:val="-13"/>
        </w:rPr>
        <w:t xml:space="preserve"> </w:t>
      </w:r>
      <w:r>
        <w:t>de</w:t>
      </w:r>
      <w:r>
        <w:rPr>
          <w:spacing w:val="-14"/>
        </w:rPr>
        <w:t xml:space="preserve"> </w:t>
      </w:r>
      <w:r>
        <w:t>Veículos</w:t>
      </w:r>
      <w:r>
        <w:rPr>
          <w:spacing w:val="-13"/>
        </w:rPr>
        <w:t xml:space="preserve"> </w:t>
      </w:r>
      <w:r>
        <w:rPr>
          <w:spacing w:val="-2"/>
        </w:rPr>
        <w:t>Capacitado</w:t>
      </w:r>
    </w:p>
    <w:p w14:paraId="25072530" w14:textId="77777777" w:rsidR="00036C99" w:rsidRDefault="00036C99">
      <w:pPr>
        <w:pStyle w:val="Corpodetexto"/>
        <w:spacing w:before="170"/>
        <w:rPr>
          <w:b/>
          <w:i/>
        </w:rPr>
      </w:pPr>
    </w:p>
    <w:p w14:paraId="1E2A686C" w14:textId="18F033D4" w:rsidR="00036C99" w:rsidRDefault="004767C7">
      <w:pPr>
        <w:pStyle w:val="Corpodetexto"/>
        <w:spacing w:line="376" w:lineRule="auto"/>
        <w:ind w:left="134" w:right="101" w:firstLine="1139"/>
        <w:jc w:val="both"/>
      </w:pPr>
      <w:r>
        <w:rPr>
          <w:spacing w:val="-2"/>
        </w:rPr>
        <w:t>O</w:t>
      </w:r>
      <w:r>
        <w:rPr>
          <w:spacing w:val="-12"/>
        </w:rPr>
        <w:t xml:space="preserve"> </w:t>
      </w:r>
      <w:r>
        <w:rPr>
          <w:spacing w:val="-2"/>
        </w:rPr>
        <w:t>Problema</w:t>
      </w:r>
      <w:r>
        <w:rPr>
          <w:spacing w:val="-12"/>
        </w:rPr>
        <w:t xml:space="preserve"> </w:t>
      </w:r>
      <w:r>
        <w:rPr>
          <w:spacing w:val="-2"/>
        </w:rPr>
        <w:t>de</w:t>
      </w:r>
      <w:r>
        <w:rPr>
          <w:spacing w:val="-12"/>
        </w:rPr>
        <w:t xml:space="preserve"> </w:t>
      </w:r>
      <w:r>
        <w:rPr>
          <w:spacing w:val="-2"/>
        </w:rPr>
        <w:t>Roteamento</w:t>
      </w:r>
      <w:r>
        <w:rPr>
          <w:spacing w:val="-12"/>
        </w:rPr>
        <w:t xml:space="preserve"> </w:t>
      </w:r>
      <w:r>
        <w:rPr>
          <w:spacing w:val="-2"/>
        </w:rPr>
        <w:t>de</w:t>
      </w:r>
      <w:r>
        <w:rPr>
          <w:spacing w:val="-12"/>
        </w:rPr>
        <w:t xml:space="preserve"> </w:t>
      </w:r>
      <w:r>
        <w:rPr>
          <w:spacing w:val="-2"/>
        </w:rPr>
        <w:t>Veículos</w:t>
      </w:r>
      <w:r>
        <w:rPr>
          <w:spacing w:val="-12"/>
        </w:rPr>
        <w:t xml:space="preserve"> </w:t>
      </w:r>
      <w:r>
        <w:rPr>
          <w:spacing w:val="-2"/>
        </w:rPr>
        <w:t>Capacitado</w:t>
      </w:r>
      <w:r>
        <w:rPr>
          <w:spacing w:val="-12"/>
        </w:rPr>
        <w:t xml:space="preserve"> </w:t>
      </w:r>
      <w:r>
        <w:rPr>
          <w:spacing w:val="-2"/>
        </w:rPr>
        <w:t>(PRVC)</w:t>
      </w:r>
      <w:r>
        <w:rPr>
          <w:spacing w:val="-12"/>
        </w:rPr>
        <w:t xml:space="preserve"> </w:t>
      </w:r>
      <w:r>
        <w:rPr>
          <w:spacing w:val="-2"/>
        </w:rPr>
        <w:t>surgiu</w:t>
      </w:r>
      <w:r>
        <w:rPr>
          <w:spacing w:val="-12"/>
        </w:rPr>
        <w:t xml:space="preserve"> </w:t>
      </w:r>
      <w:r>
        <w:rPr>
          <w:spacing w:val="-2"/>
        </w:rPr>
        <w:t>como</w:t>
      </w:r>
      <w:r>
        <w:rPr>
          <w:spacing w:val="-12"/>
        </w:rPr>
        <w:t xml:space="preserve"> </w:t>
      </w:r>
      <w:r>
        <w:rPr>
          <w:spacing w:val="-2"/>
        </w:rPr>
        <w:t>um</w:t>
      </w:r>
      <w:r>
        <w:rPr>
          <w:spacing w:val="-12"/>
        </w:rPr>
        <w:t xml:space="preserve"> </w:t>
      </w:r>
      <w:r>
        <w:rPr>
          <w:spacing w:val="-2"/>
        </w:rPr>
        <w:t>avanço dos</w:t>
      </w:r>
      <w:r>
        <w:rPr>
          <w:spacing w:val="-9"/>
        </w:rPr>
        <w:t xml:space="preserve"> </w:t>
      </w:r>
      <w:r>
        <w:rPr>
          <w:spacing w:val="-2"/>
        </w:rPr>
        <w:t>estudos</w:t>
      </w:r>
      <w:r>
        <w:rPr>
          <w:spacing w:val="-9"/>
        </w:rPr>
        <w:t xml:space="preserve"> </w:t>
      </w:r>
      <w:r>
        <w:rPr>
          <w:spacing w:val="-2"/>
        </w:rPr>
        <w:t>sobre</w:t>
      </w:r>
      <w:r>
        <w:rPr>
          <w:spacing w:val="-9"/>
        </w:rPr>
        <w:t xml:space="preserve"> </w:t>
      </w:r>
      <w:r>
        <w:rPr>
          <w:spacing w:val="-2"/>
        </w:rPr>
        <w:t>o</w:t>
      </w:r>
      <w:r>
        <w:rPr>
          <w:spacing w:val="-9"/>
        </w:rPr>
        <w:t xml:space="preserve"> </w:t>
      </w:r>
      <w:r>
        <w:rPr>
          <w:spacing w:val="-2"/>
        </w:rPr>
        <w:t>Problema</w:t>
      </w:r>
      <w:r>
        <w:rPr>
          <w:spacing w:val="-9"/>
        </w:rPr>
        <w:t xml:space="preserve"> </w:t>
      </w:r>
      <w:r>
        <w:rPr>
          <w:spacing w:val="-2"/>
        </w:rPr>
        <w:t>de</w:t>
      </w:r>
      <w:r>
        <w:rPr>
          <w:spacing w:val="-9"/>
        </w:rPr>
        <w:t xml:space="preserve"> </w:t>
      </w:r>
      <w:r>
        <w:rPr>
          <w:spacing w:val="-2"/>
        </w:rPr>
        <w:t>Roteamento</w:t>
      </w:r>
      <w:r>
        <w:rPr>
          <w:spacing w:val="-9"/>
        </w:rPr>
        <w:t xml:space="preserve"> </w:t>
      </w:r>
      <w:r>
        <w:rPr>
          <w:spacing w:val="-2"/>
        </w:rPr>
        <w:t>de</w:t>
      </w:r>
      <w:r>
        <w:rPr>
          <w:spacing w:val="-9"/>
        </w:rPr>
        <w:t xml:space="preserve"> </w:t>
      </w:r>
      <w:r>
        <w:rPr>
          <w:spacing w:val="-2"/>
        </w:rPr>
        <w:t>Veículos,</w:t>
      </w:r>
      <w:r>
        <w:rPr>
          <w:spacing w:val="-9"/>
        </w:rPr>
        <w:t xml:space="preserve"> </w:t>
      </w:r>
      <w:r>
        <w:rPr>
          <w:spacing w:val="-2"/>
        </w:rPr>
        <w:t>incorporando</w:t>
      </w:r>
      <w:r>
        <w:rPr>
          <w:spacing w:val="-9"/>
        </w:rPr>
        <w:t xml:space="preserve"> </w:t>
      </w:r>
      <w:r>
        <w:rPr>
          <w:spacing w:val="-2"/>
        </w:rPr>
        <w:t>novas</w:t>
      </w:r>
      <w:r>
        <w:rPr>
          <w:spacing w:val="-9"/>
        </w:rPr>
        <w:t xml:space="preserve"> </w:t>
      </w:r>
      <w:r>
        <w:rPr>
          <w:spacing w:val="-2"/>
        </w:rPr>
        <w:t>restrições</w:t>
      </w:r>
      <w:r>
        <w:rPr>
          <w:spacing w:val="-9"/>
        </w:rPr>
        <w:t xml:space="preserve"> </w:t>
      </w:r>
      <w:r>
        <w:rPr>
          <w:spacing w:val="-2"/>
        </w:rPr>
        <w:t>relacio-</w:t>
      </w:r>
      <w:r>
        <w:t>nadas à capacidade dos veículos</w:t>
      </w:r>
      <w:ins w:id="127" w:author="Samantha Araújo" w:date="2026-09-20T20:03:00Z" w16du:dateUtc="2026-09-20T23:03:00Z">
        <w:r w:rsidR="008731D8">
          <w:t xml:space="preserve"> Fonte.</w:t>
        </w:r>
      </w:ins>
      <w:r>
        <w:t>. Entre essas restrições, destaca-se a definição do tipo de frota que será utilizada no problema, uma vez que essa escolha influencia diretamente a formulação matemática</w:t>
      </w:r>
      <w:r>
        <w:rPr>
          <w:spacing w:val="-1"/>
        </w:rPr>
        <w:t xml:space="preserve"> </w:t>
      </w:r>
      <w:r>
        <w:t>do</w:t>
      </w:r>
      <w:r>
        <w:rPr>
          <w:spacing w:val="-1"/>
        </w:rPr>
        <w:t xml:space="preserve"> </w:t>
      </w:r>
      <w:r>
        <w:t>modelo</w:t>
      </w:r>
      <w:r>
        <w:rPr>
          <w:spacing w:val="-1"/>
        </w:rPr>
        <w:t xml:space="preserve"> </w:t>
      </w:r>
      <w:r>
        <w:t>(T</w:t>
      </w:r>
      <w:hyperlink w:anchor="_bookmark41" w:history="1">
        <w:r>
          <w:t>OTH;</w:t>
        </w:r>
        <w:r>
          <w:rPr>
            <w:spacing w:val="-1"/>
          </w:rPr>
          <w:t xml:space="preserve"> </w:t>
        </w:r>
        <w:r>
          <w:t>VIGO,</w:t>
        </w:r>
      </w:hyperlink>
      <w:r>
        <w:rPr>
          <w:spacing w:val="-1"/>
        </w:rPr>
        <w:t xml:space="preserve"> </w:t>
      </w:r>
      <w:hyperlink w:anchor="_bookmark41" w:history="1">
        <w:r>
          <w:t>2014).</w:t>
        </w:r>
      </w:hyperlink>
      <w:r>
        <w:t xml:space="preserve"> Na</w:t>
      </w:r>
      <w:r>
        <w:rPr>
          <w:spacing w:val="-1"/>
        </w:rPr>
        <w:t xml:space="preserve"> </w:t>
      </w:r>
      <w:r>
        <w:t>literatura</w:t>
      </w:r>
      <w:r>
        <w:rPr>
          <w:spacing w:val="-1"/>
        </w:rPr>
        <w:t xml:space="preserve"> </w:t>
      </w:r>
      <w:r>
        <w:t>clássica</w:t>
      </w:r>
      <w:ins w:id="128" w:author="Samantha Araújo" w:date="2026-09-20T20:03:00Z" w16du:dateUtc="2026-09-20T23:03:00Z">
        <w:r w:rsidR="008731D8">
          <w:t>, conforme XXXX</w:t>
        </w:r>
      </w:ins>
      <w:r>
        <w:t>,</w:t>
      </w:r>
      <w:r>
        <w:rPr>
          <w:spacing w:val="-1"/>
        </w:rPr>
        <w:t xml:space="preserve"> </w:t>
      </w:r>
      <w:r>
        <w:t>destacam-se</w:t>
      </w:r>
      <w:r>
        <w:rPr>
          <w:spacing w:val="-1"/>
        </w:rPr>
        <w:t xml:space="preserve"> </w:t>
      </w:r>
      <w:r>
        <w:t>dois</w:t>
      </w:r>
      <w:r>
        <w:rPr>
          <w:spacing w:val="-1"/>
        </w:rPr>
        <w:t xml:space="preserve"> </w:t>
      </w:r>
      <w:r>
        <w:t>tipos</w:t>
      </w:r>
      <w:r>
        <w:rPr>
          <w:spacing w:val="-1"/>
        </w:rPr>
        <w:t xml:space="preserve"> </w:t>
      </w:r>
      <w:r>
        <w:t>de frota, a homogênea e a heterogênea.</w:t>
      </w:r>
      <w:r>
        <w:rPr>
          <w:spacing w:val="40"/>
        </w:rPr>
        <w:t xml:space="preserve"> </w:t>
      </w:r>
      <w:r>
        <w:t xml:space="preserve">Conforme </w:t>
      </w:r>
      <w:hyperlink w:anchor="_bookmark25" w:history="1">
        <w:r>
          <w:t xml:space="preserve">Golden </w:t>
        </w:r>
        <w:r>
          <w:rPr>
            <w:i/>
          </w:rPr>
          <w:t>et al.</w:t>
        </w:r>
      </w:hyperlink>
      <w:r>
        <w:rPr>
          <w:i/>
        </w:rPr>
        <w:t xml:space="preserve"> </w:t>
      </w:r>
      <w:hyperlink w:anchor="_bookmark25" w:history="1">
        <w:r>
          <w:t>(2008),</w:t>
        </w:r>
      </w:hyperlink>
      <w:r>
        <w:t xml:space="preserve"> na frota heterogênea os veículos</w:t>
      </w:r>
      <w:r>
        <w:rPr>
          <w:spacing w:val="-15"/>
        </w:rPr>
        <w:t xml:space="preserve"> </w:t>
      </w:r>
      <w:r>
        <w:t>apresentam</w:t>
      </w:r>
      <w:r>
        <w:rPr>
          <w:spacing w:val="-15"/>
        </w:rPr>
        <w:t xml:space="preserve"> </w:t>
      </w:r>
      <w:r>
        <w:t>diferentes</w:t>
      </w:r>
      <w:r>
        <w:rPr>
          <w:spacing w:val="-15"/>
        </w:rPr>
        <w:t xml:space="preserve"> </w:t>
      </w:r>
      <w:r>
        <w:t>capacidades</w:t>
      </w:r>
      <w:r>
        <w:rPr>
          <w:spacing w:val="-15"/>
        </w:rPr>
        <w:t xml:space="preserve"> </w:t>
      </w:r>
      <w:r>
        <w:t>e</w:t>
      </w:r>
      <w:r>
        <w:rPr>
          <w:spacing w:val="-15"/>
        </w:rPr>
        <w:t xml:space="preserve"> </w:t>
      </w:r>
      <w:r>
        <w:t>custos</w:t>
      </w:r>
      <w:r>
        <w:rPr>
          <w:spacing w:val="-15"/>
        </w:rPr>
        <w:t xml:space="preserve"> </w:t>
      </w:r>
      <w:r>
        <w:t>operacionais,</w:t>
      </w:r>
      <w:r>
        <w:rPr>
          <w:spacing w:val="-15"/>
        </w:rPr>
        <w:t xml:space="preserve"> </w:t>
      </w:r>
      <w:r>
        <w:t>enquanto</w:t>
      </w:r>
      <w:r>
        <w:rPr>
          <w:spacing w:val="-15"/>
        </w:rPr>
        <w:t xml:space="preserve"> </w:t>
      </w:r>
      <w:r>
        <w:t>na</w:t>
      </w:r>
      <w:r>
        <w:rPr>
          <w:spacing w:val="-15"/>
        </w:rPr>
        <w:t xml:space="preserve"> </w:t>
      </w:r>
      <w:r>
        <w:t>frota</w:t>
      </w:r>
      <w:r>
        <w:rPr>
          <w:spacing w:val="-15"/>
        </w:rPr>
        <w:t xml:space="preserve"> </w:t>
      </w:r>
      <w:r>
        <w:t>homogênea todos os veículos possuem as mesmas especificações.</w:t>
      </w:r>
    </w:p>
    <w:p w14:paraId="5BF4C3BC" w14:textId="77777777" w:rsidR="00036C99" w:rsidRDefault="004767C7">
      <w:pPr>
        <w:pStyle w:val="Corpodetexto"/>
        <w:spacing w:before="1" w:line="376" w:lineRule="auto"/>
        <w:ind w:left="134" w:right="141" w:firstLine="1139"/>
        <w:jc w:val="both"/>
      </w:pPr>
      <w:r>
        <w:t>No problema com frota homogênea, destaca-se a utilização de apenas um tipo de veículo</w:t>
      </w:r>
      <w:r>
        <w:rPr>
          <w:spacing w:val="-12"/>
        </w:rPr>
        <w:t xml:space="preserve"> </w:t>
      </w:r>
      <w:r>
        <w:t>no</w:t>
      </w:r>
      <w:r>
        <w:rPr>
          <w:spacing w:val="-12"/>
        </w:rPr>
        <w:t xml:space="preserve"> </w:t>
      </w:r>
      <w:r>
        <w:t>roteamento,</w:t>
      </w:r>
      <w:r>
        <w:rPr>
          <w:spacing w:val="-12"/>
        </w:rPr>
        <w:t xml:space="preserve"> </w:t>
      </w:r>
      <w:r>
        <w:t>sendo</w:t>
      </w:r>
      <w:r>
        <w:rPr>
          <w:spacing w:val="-12"/>
        </w:rPr>
        <w:t xml:space="preserve"> </w:t>
      </w:r>
      <w:r>
        <w:t>que</w:t>
      </w:r>
      <w:r>
        <w:rPr>
          <w:spacing w:val="-12"/>
        </w:rPr>
        <w:t xml:space="preserve"> </w:t>
      </w:r>
      <w:r>
        <w:t>todos</w:t>
      </w:r>
      <w:r>
        <w:rPr>
          <w:spacing w:val="-12"/>
        </w:rPr>
        <w:t xml:space="preserve"> </w:t>
      </w:r>
      <w:r>
        <w:t>apresentam</w:t>
      </w:r>
      <w:r>
        <w:rPr>
          <w:spacing w:val="-12"/>
        </w:rPr>
        <w:t xml:space="preserve"> </w:t>
      </w:r>
      <w:r>
        <w:t>as</w:t>
      </w:r>
      <w:r>
        <w:rPr>
          <w:spacing w:val="-12"/>
        </w:rPr>
        <w:t xml:space="preserve"> </w:t>
      </w:r>
      <w:r>
        <w:t>mesmas</w:t>
      </w:r>
      <w:r>
        <w:rPr>
          <w:spacing w:val="-12"/>
        </w:rPr>
        <w:t xml:space="preserve"> </w:t>
      </w:r>
      <w:r>
        <w:t>características,</w:t>
      </w:r>
      <w:r>
        <w:rPr>
          <w:spacing w:val="-12"/>
        </w:rPr>
        <w:t xml:space="preserve"> </w:t>
      </w:r>
      <w:r>
        <w:t>tanto</w:t>
      </w:r>
      <w:r>
        <w:rPr>
          <w:spacing w:val="-12"/>
        </w:rPr>
        <w:t xml:space="preserve"> </w:t>
      </w:r>
      <w:r>
        <w:t>em</w:t>
      </w:r>
      <w:r>
        <w:rPr>
          <w:spacing w:val="-12"/>
        </w:rPr>
        <w:t xml:space="preserve"> </w:t>
      </w:r>
      <w:r>
        <w:t>relação à</w:t>
      </w:r>
      <w:r>
        <w:rPr>
          <w:spacing w:val="-12"/>
        </w:rPr>
        <w:t xml:space="preserve"> </w:t>
      </w:r>
      <w:r>
        <w:t>capacidade</w:t>
      </w:r>
      <w:r>
        <w:rPr>
          <w:spacing w:val="-13"/>
        </w:rPr>
        <w:t xml:space="preserve"> </w:t>
      </w:r>
      <w:r>
        <w:t>de</w:t>
      </w:r>
      <w:r>
        <w:rPr>
          <w:spacing w:val="-12"/>
        </w:rPr>
        <w:t xml:space="preserve"> </w:t>
      </w:r>
      <w:r>
        <w:t>transporte</w:t>
      </w:r>
      <w:r>
        <w:rPr>
          <w:spacing w:val="-12"/>
        </w:rPr>
        <w:t xml:space="preserve"> </w:t>
      </w:r>
      <w:r>
        <w:t>quanto</w:t>
      </w:r>
      <w:r>
        <w:rPr>
          <w:spacing w:val="-13"/>
        </w:rPr>
        <w:t xml:space="preserve"> </w:t>
      </w:r>
      <w:r>
        <w:t>aos</w:t>
      </w:r>
      <w:r>
        <w:rPr>
          <w:spacing w:val="-12"/>
        </w:rPr>
        <w:t xml:space="preserve"> </w:t>
      </w:r>
      <w:r>
        <w:t>custos</w:t>
      </w:r>
      <w:r>
        <w:rPr>
          <w:spacing w:val="-12"/>
        </w:rPr>
        <w:t xml:space="preserve"> </w:t>
      </w:r>
      <w:r>
        <w:t>operacionais</w:t>
      </w:r>
      <w:r>
        <w:rPr>
          <w:spacing w:val="-13"/>
        </w:rPr>
        <w:t xml:space="preserve"> </w:t>
      </w:r>
      <w:hyperlink w:anchor="_bookmark32" w:history="1">
        <w:r>
          <w:t>(LAPORTE,</w:t>
        </w:r>
      </w:hyperlink>
      <w:r>
        <w:rPr>
          <w:spacing w:val="-13"/>
        </w:rPr>
        <w:t xml:space="preserve"> </w:t>
      </w:r>
      <w:hyperlink w:anchor="_bookmark32" w:history="1">
        <w:r>
          <w:t>1992).</w:t>
        </w:r>
      </w:hyperlink>
      <w:r>
        <w:t xml:space="preserve"> Por</w:t>
      </w:r>
      <w:r>
        <w:rPr>
          <w:spacing w:val="-12"/>
        </w:rPr>
        <w:t xml:space="preserve"> </w:t>
      </w:r>
      <w:r>
        <w:t>outro</w:t>
      </w:r>
      <w:r>
        <w:rPr>
          <w:spacing w:val="-13"/>
        </w:rPr>
        <w:t xml:space="preserve"> </w:t>
      </w:r>
      <w:r>
        <w:t>lado,</w:t>
      </w:r>
      <w:r>
        <w:rPr>
          <w:spacing w:val="-12"/>
        </w:rPr>
        <w:t xml:space="preserve"> </w:t>
      </w:r>
      <w:r>
        <w:t>a frota</w:t>
      </w:r>
      <w:r>
        <w:rPr>
          <w:spacing w:val="-5"/>
        </w:rPr>
        <w:t xml:space="preserve"> </w:t>
      </w:r>
      <w:r>
        <w:t>heterogênea</w:t>
      </w:r>
      <w:r>
        <w:rPr>
          <w:spacing w:val="-5"/>
        </w:rPr>
        <w:t xml:space="preserve"> </w:t>
      </w:r>
      <w:r>
        <w:t>caracteriza-se</w:t>
      </w:r>
      <w:r>
        <w:rPr>
          <w:spacing w:val="-5"/>
        </w:rPr>
        <w:t xml:space="preserve"> </w:t>
      </w:r>
      <w:r>
        <w:t>pela</w:t>
      </w:r>
      <w:r>
        <w:rPr>
          <w:spacing w:val="-5"/>
        </w:rPr>
        <w:t xml:space="preserve"> </w:t>
      </w:r>
      <w:r>
        <w:t>utilização</w:t>
      </w:r>
      <w:r>
        <w:rPr>
          <w:spacing w:val="-5"/>
        </w:rPr>
        <w:t xml:space="preserve"> </w:t>
      </w:r>
      <w:r>
        <w:t>de</w:t>
      </w:r>
      <w:r>
        <w:rPr>
          <w:spacing w:val="-5"/>
        </w:rPr>
        <w:t xml:space="preserve"> </w:t>
      </w:r>
      <w:r>
        <w:t>diferentes</w:t>
      </w:r>
      <w:r>
        <w:rPr>
          <w:spacing w:val="-5"/>
        </w:rPr>
        <w:t xml:space="preserve"> </w:t>
      </w:r>
      <w:r>
        <w:t>tipos</w:t>
      </w:r>
      <w:r>
        <w:rPr>
          <w:spacing w:val="-5"/>
        </w:rPr>
        <w:t xml:space="preserve"> </w:t>
      </w:r>
      <w:r>
        <w:t>de</w:t>
      </w:r>
      <w:r>
        <w:rPr>
          <w:spacing w:val="-5"/>
        </w:rPr>
        <w:t xml:space="preserve"> </w:t>
      </w:r>
      <w:r>
        <w:t>veículos,</w:t>
      </w:r>
      <w:r>
        <w:rPr>
          <w:spacing w:val="-5"/>
        </w:rPr>
        <w:t xml:space="preserve"> </w:t>
      </w:r>
      <w:r>
        <w:t>que</w:t>
      </w:r>
      <w:r>
        <w:rPr>
          <w:spacing w:val="-5"/>
        </w:rPr>
        <w:t xml:space="preserve"> </w:t>
      </w:r>
      <w:r>
        <w:t>apresentam variações em suas capacidades de transporte, custos operacionais, custos de manutenção e consumo de combustível (T</w:t>
      </w:r>
      <w:hyperlink w:anchor="_bookmark41" w:history="1">
        <w:r>
          <w:t>OTH; VIGO,</w:t>
        </w:r>
      </w:hyperlink>
      <w:r>
        <w:t xml:space="preserve"> </w:t>
      </w:r>
      <w:hyperlink w:anchor="_bookmark41" w:history="1">
        <w:r>
          <w:t>2014).</w:t>
        </w:r>
      </w:hyperlink>
    </w:p>
    <w:p w14:paraId="5805EE98" w14:textId="77777777" w:rsidR="00036C99" w:rsidRDefault="00036C99">
      <w:pPr>
        <w:pStyle w:val="Corpodetexto"/>
        <w:spacing w:before="13"/>
      </w:pPr>
    </w:p>
    <w:p w14:paraId="769F1B40" w14:textId="77777777" w:rsidR="00036C99" w:rsidRDefault="004767C7">
      <w:pPr>
        <w:pStyle w:val="Ttulo2"/>
        <w:numPr>
          <w:ilvl w:val="2"/>
          <w:numId w:val="2"/>
        </w:numPr>
        <w:tabs>
          <w:tab w:val="left" w:pos="851"/>
        </w:tabs>
        <w:ind w:left="851" w:hanging="717"/>
      </w:pPr>
      <w:bookmarkStart w:id="129" w:name="O_Problema_de_Roteamento_de_Veículos_com"/>
      <w:bookmarkEnd w:id="129"/>
      <w:r>
        <w:t>O</w:t>
      </w:r>
      <w:r>
        <w:rPr>
          <w:spacing w:val="-11"/>
        </w:rPr>
        <w:t xml:space="preserve"> </w:t>
      </w:r>
      <w:r>
        <w:t>Problema</w:t>
      </w:r>
      <w:r>
        <w:rPr>
          <w:spacing w:val="-11"/>
        </w:rPr>
        <w:t xml:space="preserve"> </w:t>
      </w:r>
      <w:r>
        <w:t>de</w:t>
      </w:r>
      <w:r>
        <w:rPr>
          <w:spacing w:val="-10"/>
        </w:rPr>
        <w:t xml:space="preserve"> </w:t>
      </w:r>
      <w:r>
        <w:t>Roteamento</w:t>
      </w:r>
      <w:r>
        <w:rPr>
          <w:spacing w:val="-11"/>
        </w:rPr>
        <w:t xml:space="preserve"> </w:t>
      </w:r>
      <w:r>
        <w:t>de</w:t>
      </w:r>
      <w:r>
        <w:rPr>
          <w:spacing w:val="-10"/>
        </w:rPr>
        <w:t xml:space="preserve"> </w:t>
      </w:r>
      <w:r>
        <w:t>Veículos</w:t>
      </w:r>
      <w:r>
        <w:rPr>
          <w:spacing w:val="-11"/>
        </w:rPr>
        <w:t xml:space="preserve"> </w:t>
      </w:r>
      <w:r>
        <w:t>com</w:t>
      </w:r>
      <w:r>
        <w:rPr>
          <w:spacing w:val="-11"/>
        </w:rPr>
        <w:t xml:space="preserve"> </w:t>
      </w:r>
      <w:commentRangeStart w:id="130"/>
      <w:r>
        <w:t>Janela</w:t>
      </w:r>
      <w:r>
        <w:rPr>
          <w:spacing w:val="-10"/>
        </w:rPr>
        <w:t xml:space="preserve"> </w:t>
      </w:r>
      <w:r>
        <w:t>de</w:t>
      </w:r>
      <w:r>
        <w:rPr>
          <w:spacing w:val="-11"/>
        </w:rPr>
        <w:t xml:space="preserve"> </w:t>
      </w:r>
      <w:r>
        <w:rPr>
          <w:spacing w:val="-2"/>
        </w:rPr>
        <w:t>Tempo</w:t>
      </w:r>
      <w:commentRangeEnd w:id="130"/>
      <w:r w:rsidR="00EA6F80">
        <w:rPr>
          <w:rStyle w:val="Refdecomentrio"/>
          <w:sz w:val="24"/>
          <w:szCs w:val="24"/>
        </w:rPr>
        <w:commentReference w:id="130"/>
      </w:r>
    </w:p>
    <w:p w14:paraId="50E564E1" w14:textId="77777777" w:rsidR="00036C99" w:rsidRDefault="00036C99">
      <w:pPr>
        <w:pStyle w:val="Corpodetexto"/>
        <w:spacing w:before="170"/>
        <w:rPr>
          <w:b/>
          <w:i/>
        </w:rPr>
      </w:pPr>
    </w:p>
    <w:p w14:paraId="0B5BE4AF" w14:textId="77777777" w:rsidR="00036C99" w:rsidRDefault="004767C7">
      <w:pPr>
        <w:pStyle w:val="Corpodetexto"/>
        <w:spacing w:line="376" w:lineRule="auto"/>
        <w:ind w:left="140" w:right="141" w:firstLine="1133"/>
        <w:jc w:val="both"/>
      </w:pPr>
      <w:r>
        <w:t>O Problema de Roteamento de Veículos com Janela de Tempo (PRVJT) é uma extensão do PRV, surgindo da necessidade de atender restrições relacionadas aos intervalos</w:t>
      </w:r>
      <w:r>
        <w:rPr>
          <w:spacing w:val="40"/>
        </w:rPr>
        <w:t xml:space="preserve"> </w:t>
      </w:r>
      <w:r>
        <w:t xml:space="preserve">de tempo em que as rotas ou atendimentos devem ser realizados </w:t>
      </w:r>
      <w:hyperlink w:anchor="_bookmark38" w:history="1">
        <w:r>
          <w:t>(SOLOMON,</w:t>
        </w:r>
      </w:hyperlink>
      <w:r>
        <w:t xml:space="preserve"> </w:t>
      </w:r>
      <w:hyperlink w:anchor="_bookmark38" w:history="1">
        <w:r>
          <w:t>1987).</w:t>
        </w:r>
      </w:hyperlink>
      <w:r>
        <w:rPr>
          <w:spacing w:val="40"/>
        </w:rPr>
        <w:t xml:space="preserve"> </w:t>
      </w:r>
      <w:r>
        <w:t>Essa condição é comum em diversas empresas, independentemente do ramo de atuação, uma vez que</w:t>
      </w:r>
      <w:r>
        <w:rPr>
          <w:spacing w:val="-10"/>
        </w:rPr>
        <w:t xml:space="preserve"> </w:t>
      </w:r>
      <w:r>
        <w:t>o</w:t>
      </w:r>
      <w:r>
        <w:rPr>
          <w:spacing w:val="-10"/>
        </w:rPr>
        <w:t xml:space="preserve"> </w:t>
      </w:r>
      <w:r>
        <w:t>planejamento</w:t>
      </w:r>
      <w:r>
        <w:rPr>
          <w:spacing w:val="-10"/>
        </w:rPr>
        <w:t xml:space="preserve"> </w:t>
      </w:r>
      <w:r>
        <w:t>operacional</w:t>
      </w:r>
      <w:r>
        <w:rPr>
          <w:spacing w:val="-10"/>
        </w:rPr>
        <w:t xml:space="preserve"> </w:t>
      </w:r>
      <w:r>
        <w:t>geralmente</w:t>
      </w:r>
      <w:r>
        <w:rPr>
          <w:spacing w:val="-10"/>
        </w:rPr>
        <w:t xml:space="preserve"> </w:t>
      </w:r>
      <w:r>
        <w:t>exige</w:t>
      </w:r>
      <w:r>
        <w:rPr>
          <w:spacing w:val="-10"/>
        </w:rPr>
        <w:t xml:space="preserve"> </w:t>
      </w:r>
      <w:r>
        <w:t>que</w:t>
      </w:r>
      <w:r>
        <w:rPr>
          <w:spacing w:val="-10"/>
        </w:rPr>
        <w:t xml:space="preserve"> </w:t>
      </w:r>
      <w:r>
        <w:t>as</w:t>
      </w:r>
      <w:r>
        <w:rPr>
          <w:spacing w:val="-10"/>
        </w:rPr>
        <w:t xml:space="preserve"> </w:t>
      </w:r>
      <w:r>
        <w:t>atividades</w:t>
      </w:r>
      <w:r>
        <w:rPr>
          <w:spacing w:val="-10"/>
        </w:rPr>
        <w:t xml:space="preserve"> </w:t>
      </w:r>
      <w:r>
        <w:t>sejam</w:t>
      </w:r>
      <w:r>
        <w:rPr>
          <w:spacing w:val="-10"/>
        </w:rPr>
        <w:t xml:space="preserve"> </w:t>
      </w:r>
      <w:r>
        <w:t>executadas</w:t>
      </w:r>
      <w:r>
        <w:rPr>
          <w:spacing w:val="-10"/>
        </w:rPr>
        <w:t xml:space="preserve"> </w:t>
      </w:r>
      <w:r>
        <w:t>dentro</w:t>
      </w:r>
      <w:r>
        <w:rPr>
          <w:spacing w:val="-10"/>
        </w:rPr>
        <w:t xml:space="preserve"> </w:t>
      </w:r>
      <w:r>
        <w:t xml:space="preserve">de horários previamente estabelecidos </w:t>
      </w:r>
      <w:hyperlink w:anchor="_bookmark31" w:history="1">
        <w:r>
          <w:t xml:space="preserve">(KOLEN </w:t>
        </w:r>
        <w:r>
          <w:rPr>
            <w:i/>
          </w:rPr>
          <w:t>et al.</w:t>
        </w:r>
      </w:hyperlink>
      <w:r>
        <w:t xml:space="preserve">, </w:t>
      </w:r>
      <w:hyperlink w:anchor="_bookmark31" w:history="1">
        <w:r>
          <w:t>1987).</w:t>
        </w:r>
      </w:hyperlink>
    </w:p>
    <w:p w14:paraId="5F60B1FD" w14:textId="77777777" w:rsidR="00036C99" w:rsidRDefault="004767C7">
      <w:pPr>
        <w:pStyle w:val="Corpodetexto"/>
        <w:spacing w:before="1" w:line="324" w:lineRule="auto"/>
        <w:ind w:left="140" w:right="111" w:firstLine="1133"/>
        <w:jc w:val="both"/>
      </w:pPr>
      <w:r>
        <w:t>De</w:t>
      </w:r>
      <w:r>
        <w:rPr>
          <w:spacing w:val="-15"/>
        </w:rPr>
        <w:t xml:space="preserve"> </w:t>
      </w:r>
      <w:r>
        <w:t>forma</w:t>
      </w:r>
      <w:r>
        <w:rPr>
          <w:spacing w:val="-15"/>
        </w:rPr>
        <w:t xml:space="preserve"> </w:t>
      </w:r>
      <w:r>
        <w:t>bastante</w:t>
      </w:r>
      <w:r>
        <w:rPr>
          <w:spacing w:val="-15"/>
        </w:rPr>
        <w:t xml:space="preserve"> </w:t>
      </w:r>
      <w:r>
        <w:t>acessível,</w:t>
      </w:r>
      <w:r>
        <w:rPr>
          <w:spacing w:val="-15"/>
        </w:rPr>
        <w:t xml:space="preserve"> </w:t>
      </w:r>
      <w:r>
        <w:t>uma</w:t>
      </w:r>
      <w:r>
        <w:rPr>
          <w:spacing w:val="-15"/>
        </w:rPr>
        <w:t xml:space="preserve"> </w:t>
      </w:r>
      <w:r>
        <w:t>janela</w:t>
      </w:r>
      <w:r>
        <w:rPr>
          <w:spacing w:val="-15"/>
        </w:rPr>
        <w:t xml:space="preserve"> </w:t>
      </w:r>
      <w:r>
        <w:t>de</w:t>
      </w:r>
      <w:r>
        <w:rPr>
          <w:spacing w:val="-15"/>
        </w:rPr>
        <w:t xml:space="preserve"> </w:t>
      </w:r>
      <w:r>
        <w:t>tempo</w:t>
      </w:r>
      <w:r>
        <w:rPr>
          <w:spacing w:val="-15"/>
        </w:rPr>
        <w:t xml:space="preserve"> </w:t>
      </w:r>
      <w:r>
        <w:t>(JT)</w:t>
      </w:r>
      <w:r>
        <w:rPr>
          <w:spacing w:val="-15"/>
        </w:rPr>
        <w:t xml:space="preserve"> </w:t>
      </w:r>
      <w:r>
        <w:t>é</w:t>
      </w:r>
      <w:r>
        <w:rPr>
          <w:spacing w:val="-15"/>
        </w:rPr>
        <w:t xml:space="preserve"> </w:t>
      </w:r>
      <w:r>
        <w:t>definida</w:t>
      </w:r>
      <w:r>
        <w:rPr>
          <w:spacing w:val="-15"/>
        </w:rPr>
        <w:t xml:space="preserve"> </w:t>
      </w:r>
      <w:r>
        <w:t>como</w:t>
      </w:r>
      <w:r>
        <w:rPr>
          <w:spacing w:val="-15"/>
        </w:rPr>
        <w:t xml:space="preserve"> </w:t>
      </w:r>
      <w:r>
        <w:t>um</w:t>
      </w:r>
      <w:r>
        <w:rPr>
          <w:spacing w:val="-15"/>
        </w:rPr>
        <w:t xml:space="preserve"> </w:t>
      </w:r>
      <w:r>
        <w:t xml:space="preserve">intervalo </w:t>
      </w:r>
      <w:r>
        <w:rPr>
          <w:spacing w:val="-2"/>
        </w:rPr>
        <w:t>de</w:t>
      </w:r>
      <w:r>
        <w:rPr>
          <w:spacing w:val="-13"/>
        </w:rPr>
        <w:t xml:space="preserve"> </w:t>
      </w:r>
      <w:r>
        <w:rPr>
          <w:spacing w:val="-2"/>
        </w:rPr>
        <w:t>tempo</w:t>
      </w:r>
      <w:r>
        <w:rPr>
          <w:spacing w:val="-13"/>
        </w:rPr>
        <w:t xml:space="preserve"> </w:t>
      </w:r>
      <w:r>
        <w:rPr>
          <w:rFonts w:ascii="Lucida Sans Unicode" w:hAnsi="Lucida Sans Unicode"/>
          <w:spacing w:val="-2"/>
        </w:rPr>
        <w:t>[</w:t>
      </w:r>
      <w:r>
        <w:rPr>
          <w:i/>
          <w:spacing w:val="-2"/>
        </w:rPr>
        <w:t>t</w:t>
      </w:r>
      <w:r>
        <w:rPr>
          <w:i/>
          <w:spacing w:val="-2"/>
          <w:vertAlign w:val="subscript"/>
        </w:rPr>
        <w:t>i</w:t>
      </w:r>
      <w:r>
        <w:rPr>
          <w:rFonts w:ascii="Arial" w:hAnsi="Arial"/>
          <w:i/>
          <w:spacing w:val="-2"/>
        </w:rPr>
        <w:t>,</w:t>
      </w:r>
      <w:r>
        <w:rPr>
          <w:rFonts w:ascii="Arial" w:hAnsi="Arial"/>
          <w:i/>
          <w:spacing w:val="-15"/>
        </w:rPr>
        <w:t xml:space="preserve"> </w:t>
      </w:r>
      <w:r>
        <w:rPr>
          <w:i/>
          <w:spacing w:val="-2"/>
        </w:rPr>
        <w:t>t</w:t>
      </w:r>
      <w:r>
        <w:rPr>
          <w:i/>
          <w:spacing w:val="-13"/>
        </w:rPr>
        <w:t xml:space="preserve"> </w:t>
      </w:r>
      <w:r>
        <w:rPr>
          <w:i/>
          <w:spacing w:val="-2"/>
          <w:vertAlign w:val="subscript"/>
        </w:rPr>
        <w:t>f</w:t>
      </w:r>
      <w:r>
        <w:rPr>
          <w:i/>
          <w:spacing w:val="-13"/>
        </w:rPr>
        <w:t xml:space="preserve"> </w:t>
      </w:r>
      <w:r>
        <w:rPr>
          <w:rFonts w:ascii="Lucida Sans Unicode" w:hAnsi="Lucida Sans Unicode"/>
          <w:spacing w:val="-2"/>
        </w:rPr>
        <w:t>]</w:t>
      </w:r>
      <w:r>
        <w:rPr>
          <w:rFonts w:ascii="Lucida Sans Unicode" w:hAnsi="Lucida Sans Unicode"/>
          <w:spacing w:val="-17"/>
        </w:rPr>
        <w:t xml:space="preserve"> </w:t>
      </w:r>
      <w:r>
        <w:rPr>
          <w:spacing w:val="-2"/>
        </w:rPr>
        <w:t>no</w:t>
      </w:r>
      <w:r>
        <w:rPr>
          <w:spacing w:val="-13"/>
        </w:rPr>
        <w:t xml:space="preserve"> </w:t>
      </w:r>
      <w:r>
        <w:rPr>
          <w:spacing w:val="-2"/>
        </w:rPr>
        <w:t>qual</w:t>
      </w:r>
      <w:r>
        <w:rPr>
          <w:spacing w:val="-13"/>
        </w:rPr>
        <w:t xml:space="preserve"> </w:t>
      </w:r>
      <w:r>
        <w:rPr>
          <w:spacing w:val="-2"/>
        </w:rPr>
        <w:t>um</w:t>
      </w:r>
      <w:r>
        <w:rPr>
          <w:spacing w:val="-13"/>
        </w:rPr>
        <w:t xml:space="preserve"> </w:t>
      </w:r>
      <w:r>
        <w:rPr>
          <w:spacing w:val="-2"/>
        </w:rPr>
        <w:t>ponto</w:t>
      </w:r>
      <w:r>
        <w:rPr>
          <w:spacing w:val="-13"/>
        </w:rPr>
        <w:t xml:space="preserve"> </w:t>
      </w:r>
      <w:r>
        <w:rPr>
          <w:spacing w:val="-2"/>
        </w:rPr>
        <w:t>é</w:t>
      </w:r>
      <w:r>
        <w:rPr>
          <w:spacing w:val="-13"/>
        </w:rPr>
        <w:t xml:space="preserve"> </w:t>
      </w:r>
      <w:r>
        <w:rPr>
          <w:spacing w:val="-2"/>
        </w:rPr>
        <w:t>atendido.</w:t>
      </w:r>
      <w:r>
        <w:rPr>
          <w:spacing w:val="-13"/>
        </w:rPr>
        <w:t xml:space="preserve"> </w:t>
      </w:r>
      <w:r>
        <w:rPr>
          <w:spacing w:val="-2"/>
        </w:rPr>
        <w:t>No</w:t>
      </w:r>
      <w:r>
        <w:rPr>
          <w:spacing w:val="-13"/>
        </w:rPr>
        <w:t xml:space="preserve"> </w:t>
      </w:r>
      <w:r>
        <w:rPr>
          <w:spacing w:val="-2"/>
        </w:rPr>
        <w:t>PRVJT,</w:t>
      </w:r>
      <w:r>
        <w:rPr>
          <w:spacing w:val="-13"/>
        </w:rPr>
        <w:t xml:space="preserve"> </w:t>
      </w:r>
      <w:r>
        <w:rPr>
          <w:spacing w:val="-2"/>
        </w:rPr>
        <w:t>cada</w:t>
      </w:r>
      <w:r>
        <w:rPr>
          <w:spacing w:val="-13"/>
        </w:rPr>
        <w:t xml:space="preserve"> </w:t>
      </w:r>
      <w:r>
        <w:rPr>
          <w:spacing w:val="-2"/>
        </w:rPr>
        <w:t>cliente</w:t>
      </w:r>
      <w:r>
        <w:rPr>
          <w:spacing w:val="-13"/>
        </w:rPr>
        <w:t xml:space="preserve"> </w:t>
      </w:r>
      <w:r>
        <w:rPr>
          <w:spacing w:val="-2"/>
        </w:rPr>
        <w:t>pode</w:t>
      </w:r>
      <w:r>
        <w:rPr>
          <w:spacing w:val="-13"/>
        </w:rPr>
        <w:t xml:space="preserve"> </w:t>
      </w:r>
      <w:r>
        <w:rPr>
          <w:spacing w:val="-2"/>
        </w:rPr>
        <w:t>possuir</w:t>
      </w:r>
      <w:r>
        <w:rPr>
          <w:spacing w:val="-13"/>
        </w:rPr>
        <w:t xml:space="preserve"> </w:t>
      </w:r>
      <w:r>
        <w:rPr>
          <w:spacing w:val="-2"/>
        </w:rPr>
        <w:t>uma</w:t>
      </w:r>
      <w:r>
        <w:rPr>
          <w:spacing w:val="-13"/>
        </w:rPr>
        <w:t xml:space="preserve"> </w:t>
      </w:r>
      <w:r>
        <w:rPr>
          <w:spacing w:val="-2"/>
        </w:rPr>
        <w:t>janela</w:t>
      </w:r>
      <w:r>
        <w:rPr>
          <w:spacing w:val="-13"/>
        </w:rPr>
        <w:t xml:space="preserve"> </w:t>
      </w:r>
      <w:r>
        <w:rPr>
          <w:spacing w:val="-2"/>
        </w:rPr>
        <w:t xml:space="preserve">de </w:t>
      </w:r>
      <w:r>
        <w:t>tempo</w:t>
      </w:r>
      <w:r>
        <w:rPr>
          <w:spacing w:val="-6"/>
        </w:rPr>
        <w:t xml:space="preserve"> </w:t>
      </w:r>
      <w:r>
        <w:t>para</w:t>
      </w:r>
      <w:r>
        <w:rPr>
          <w:spacing w:val="-5"/>
        </w:rPr>
        <w:t xml:space="preserve"> </w:t>
      </w:r>
      <w:r>
        <w:t>o</w:t>
      </w:r>
      <w:r>
        <w:rPr>
          <w:spacing w:val="-6"/>
        </w:rPr>
        <w:t xml:space="preserve"> </w:t>
      </w:r>
      <w:r>
        <w:t>início</w:t>
      </w:r>
      <w:r>
        <w:rPr>
          <w:spacing w:val="-5"/>
        </w:rPr>
        <w:t xml:space="preserve"> </w:t>
      </w:r>
      <w:r>
        <w:t>do</w:t>
      </w:r>
      <w:r>
        <w:rPr>
          <w:spacing w:val="-5"/>
        </w:rPr>
        <w:t xml:space="preserve"> </w:t>
      </w:r>
      <w:r>
        <w:t>atendimento,</w:t>
      </w:r>
      <w:r>
        <w:rPr>
          <w:spacing w:val="-6"/>
        </w:rPr>
        <w:t xml:space="preserve"> </w:t>
      </w:r>
      <w:r>
        <w:t>podendo</w:t>
      </w:r>
      <w:r>
        <w:rPr>
          <w:spacing w:val="-5"/>
        </w:rPr>
        <w:t xml:space="preserve"> </w:t>
      </w:r>
      <w:r>
        <w:t>essa</w:t>
      </w:r>
      <w:r>
        <w:rPr>
          <w:spacing w:val="-5"/>
        </w:rPr>
        <w:t xml:space="preserve"> </w:t>
      </w:r>
      <w:r>
        <w:t>restrição</w:t>
      </w:r>
      <w:r>
        <w:rPr>
          <w:spacing w:val="-7"/>
        </w:rPr>
        <w:t xml:space="preserve"> </w:t>
      </w:r>
      <w:r>
        <w:t>estar</w:t>
      </w:r>
      <w:r>
        <w:rPr>
          <w:spacing w:val="-5"/>
        </w:rPr>
        <w:t xml:space="preserve"> </w:t>
      </w:r>
      <w:r>
        <w:t>presente</w:t>
      </w:r>
      <w:r>
        <w:rPr>
          <w:spacing w:val="-5"/>
        </w:rPr>
        <w:t xml:space="preserve"> </w:t>
      </w:r>
      <w:r>
        <w:t>em</w:t>
      </w:r>
      <w:r>
        <w:rPr>
          <w:spacing w:val="-6"/>
        </w:rPr>
        <w:t xml:space="preserve"> </w:t>
      </w:r>
      <w:r>
        <w:t>todos</w:t>
      </w:r>
      <w:r>
        <w:rPr>
          <w:spacing w:val="-5"/>
        </w:rPr>
        <w:t xml:space="preserve"> </w:t>
      </w:r>
      <w:r>
        <w:t>os</w:t>
      </w:r>
      <w:r>
        <w:rPr>
          <w:spacing w:val="-5"/>
        </w:rPr>
        <w:t xml:space="preserve"> </w:t>
      </w:r>
      <w:r>
        <w:rPr>
          <w:spacing w:val="-2"/>
        </w:rPr>
        <w:t>clientes,</w:t>
      </w:r>
    </w:p>
    <w:p w14:paraId="1B991B64" w14:textId="77777777" w:rsidR="00036C99" w:rsidRDefault="004767C7">
      <w:pPr>
        <w:pStyle w:val="Corpodetexto"/>
        <w:spacing w:before="57"/>
        <w:ind w:left="140"/>
        <w:jc w:val="both"/>
      </w:pPr>
      <w:r>
        <w:t>ou</w:t>
      </w:r>
      <w:r>
        <w:rPr>
          <w:spacing w:val="-8"/>
        </w:rPr>
        <w:t xml:space="preserve"> </w:t>
      </w:r>
      <w:r>
        <w:t>ainda</w:t>
      </w:r>
      <w:r>
        <w:rPr>
          <w:spacing w:val="-7"/>
        </w:rPr>
        <w:t xml:space="preserve"> </w:t>
      </w:r>
      <w:r>
        <w:t>somente</w:t>
      </w:r>
      <w:r>
        <w:rPr>
          <w:spacing w:val="-7"/>
        </w:rPr>
        <w:t xml:space="preserve"> </w:t>
      </w:r>
      <w:r>
        <w:t>nos</w:t>
      </w:r>
      <w:r>
        <w:rPr>
          <w:spacing w:val="-8"/>
        </w:rPr>
        <w:t xml:space="preserve"> </w:t>
      </w:r>
      <w:r>
        <w:t>nós</w:t>
      </w:r>
      <w:r>
        <w:rPr>
          <w:spacing w:val="-7"/>
        </w:rPr>
        <w:t xml:space="preserve"> </w:t>
      </w:r>
      <w:r>
        <w:t>de</w:t>
      </w:r>
      <w:r>
        <w:rPr>
          <w:spacing w:val="-7"/>
        </w:rPr>
        <w:t xml:space="preserve"> </w:t>
      </w:r>
      <w:r>
        <w:t>origem</w:t>
      </w:r>
      <w:r>
        <w:rPr>
          <w:spacing w:val="-7"/>
        </w:rPr>
        <w:t xml:space="preserve"> </w:t>
      </w:r>
      <w:r>
        <w:t>e</w:t>
      </w:r>
      <w:r>
        <w:rPr>
          <w:spacing w:val="-8"/>
        </w:rPr>
        <w:t xml:space="preserve"> </w:t>
      </w:r>
      <w:r>
        <w:t>destino</w:t>
      </w:r>
      <w:r>
        <w:rPr>
          <w:spacing w:val="-7"/>
        </w:rPr>
        <w:t xml:space="preserve"> </w:t>
      </w:r>
      <w:r>
        <w:t>(T</w:t>
      </w:r>
      <w:hyperlink w:anchor="_bookmark41" w:history="1">
        <w:r>
          <w:t>OTH;</w:t>
        </w:r>
        <w:r>
          <w:rPr>
            <w:spacing w:val="-7"/>
          </w:rPr>
          <w:t xml:space="preserve"> </w:t>
        </w:r>
        <w:r>
          <w:t>VIGO,</w:t>
        </w:r>
      </w:hyperlink>
      <w:r>
        <w:rPr>
          <w:spacing w:val="-7"/>
        </w:rPr>
        <w:t xml:space="preserve"> </w:t>
      </w:r>
      <w:hyperlink w:anchor="_bookmark41" w:history="1">
        <w:r>
          <w:rPr>
            <w:spacing w:val="-2"/>
          </w:rPr>
          <w:t>2014).</w:t>
        </w:r>
      </w:hyperlink>
    </w:p>
    <w:p w14:paraId="5BBC950E" w14:textId="77777777" w:rsidR="00036C99" w:rsidRDefault="004767C7">
      <w:pPr>
        <w:pStyle w:val="Corpodetexto"/>
        <w:spacing w:before="158" w:line="376" w:lineRule="auto"/>
        <w:ind w:left="140" w:right="141" w:firstLine="1133"/>
        <w:jc w:val="both"/>
      </w:pPr>
      <w:r>
        <w:t>Na</w:t>
      </w:r>
      <w:r>
        <w:rPr>
          <w:spacing w:val="-14"/>
        </w:rPr>
        <w:t xml:space="preserve"> </w:t>
      </w:r>
      <w:r>
        <w:t>literatura,</w:t>
      </w:r>
      <w:r>
        <w:rPr>
          <w:spacing w:val="-14"/>
        </w:rPr>
        <w:t xml:space="preserve"> </w:t>
      </w:r>
      <w:r>
        <w:t>destacam-se</w:t>
      </w:r>
      <w:r>
        <w:rPr>
          <w:spacing w:val="-14"/>
        </w:rPr>
        <w:t xml:space="preserve"> </w:t>
      </w:r>
      <w:r>
        <w:t>dois</w:t>
      </w:r>
      <w:r>
        <w:rPr>
          <w:spacing w:val="-14"/>
        </w:rPr>
        <w:t xml:space="preserve"> </w:t>
      </w:r>
      <w:r>
        <w:t>tipos</w:t>
      </w:r>
      <w:r>
        <w:rPr>
          <w:spacing w:val="-14"/>
        </w:rPr>
        <w:t xml:space="preserve"> </w:t>
      </w:r>
      <w:r>
        <w:t>de</w:t>
      </w:r>
      <w:r>
        <w:rPr>
          <w:spacing w:val="-14"/>
        </w:rPr>
        <w:t xml:space="preserve"> </w:t>
      </w:r>
      <w:r>
        <w:t>janela</w:t>
      </w:r>
      <w:r>
        <w:rPr>
          <w:spacing w:val="-14"/>
        </w:rPr>
        <w:t xml:space="preserve"> </w:t>
      </w:r>
      <w:r>
        <w:t>de</w:t>
      </w:r>
      <w:r>
        <w:rPr>
          <w:spacing w:val="-14"/>
        </w:rPr>
        <w:t xml:space="preserve"> </w:t>
      </w:r>
      <w:r>
        <w:t>tempo,</w:t>
      </w:r>
      <w:r>
        <w:rPr>
          <w:spacing w:val="-14"/>
        </w:rPr>
        <w:t xml:space="preserve"> </w:t>
      </w:r>
      <w:r>
        <w:t>a</w:t>
      </w:r>
      <w:r>
        <w:rPr>
          <w:spacing w:val="-14"/>
        </w:rPr>
        <w:t xml:space="preserve"> </w:t>
      </w:r>
      <w:r>
        <w:t>janela</w:t>
      </w:r>
      <w:r>
        <w:rPr>
          <w:spacing w:val="-14"/>
        </w:rPr>
        <w:t xml:space="preserve"> </w:t>
      </w:r>
      <w:r>
        <w:t>de</w:t>
      </w:r>
      <w:r>
        <w:rPr>
          <w:spacing w:val="-14"/>
        </w:rPr>
        <w:t xml:space="preserve"> </w:t>
      </w:r>
      <w:r>
        <w:t>tempo</w:t>
      </w:r>
      <w:r>
        <w:rPr>
          <w:spacing w:val="-14"/>
        </w:rPr>
        <w:t xml:space="preserve"> </w:t>
      </w:r>
      <w:r>
        <w:t>rígida</w:t>
      </w:r>
      <w:r>
        <w:rPr>
          <w:spacing w:val="-14"/>
        </w:rPr>
        <w:t xml:space="preserve"> </w:t>
      </w:r>
      <w:r>
        <w:t>e</w:t>
      </w:r>
      <w:r>
        <w:rPr>
          <w:spacing w:val="-14"/>
        </w:rPr>
        <w:t xml:space="preserve"> </w:t>
      </w:r>
      <w:r>
        <w:t>a janela</w:t>
      </w:r>
      <w:r>
        <w:rPr>
          <w:spacing w:val="4"/>
        </w:rPr>
        <w:t xml:space="preserve"> </w:t>
      </w:r>
      <w:r>
        <w:t>de</w:t>
      </w:r>
      <w:r>
        <w:rPr>
          <w:spacing w:val="4"/>
        </w:rPr>
        <w:t xml:space="preserve"> </w:t>
      </w:r>
      <w:r>
        <w:t>tempo</w:t>
      </w:r>
      <w:r>
        <w:rPr>
          <w:spacing w:val="4"/>
        </w:rPr>
        <w:t xml:space="preserve"> </w:t>
      </w:r>
      <w:r>
        <w:t>flexível</w:t>
      </w:r>
      <w:r>
        <w:rPr>
          <w:spacing w:val="5"/>
        </w:rPr>
        <w:t xml:space="preserve"> </w:t>
      </w:r>
      <w:hyperlink w:anchor="_bookmark20" w:history="1">
        <w:r>
          <w:t>(DULLAERT</w:t>
        </w:r>
        <w:r>
          <w:rPr>
            <w:spacing w:val="4"/>
          </w:rPr>
          <w:t xml:space="preserve"> </w:t>
        </w:r>
        <w:r>
          <w:rPr>
            <w:i/>
          </w:rPr>
          <w:t>et</w:t>
        </w:r>
        <w:r>
          <w:rPr>
            <w:i/>
            <w:spacing w:val="4"/>
          </w:rPr>
          <w:t xml:space="preserve"> </w:t>
        </w:r>
        <w:r>
          <w:rPr>
            <w:i/>
          </w:rPr>
          <w:t>al.</w:t>
        </w:r>
      </w:hyperlink>
      <w:r>
        <w:t>,</w:t>
      </w:r>
      <w:r>
        <w:rPr>
          <w:spacing w:val="4"/>
        </w:rPr>
        <w:t xml:space="preserve"> </w:t>
      </w:r>
      <w:hyperlink w:anchor="_bookmark20" w:history="1">
        <w:r>
          <w:t>2002).</w:t>
        </w:r>
      </w:hyperlink>
      <w:r>
        <w:rPr>
          <w:spacing w:val="24"/>
        </w:rPr>
        <w:t xml:space="preserve"> </w:t>
      </w:r>
      <w:r>
        <w:t>A</w:t>
      </w:r>
      <w:r>
        <w:rPr>
          <w:spacing w:val="5"/>
        </w:rPr>
        <w:t xml:space="preserve"> </w:t>
      </w:r>
      <w:r>
        <w:t>janela</w:t>
      </w:r>
      <w:r>
        <w:rPr>
          <w:spacing w:val="4"/>
        </w:rPr>
        <w:t xml:space="preserve"> </w:t>
      </w:r>
      <w:r>
        <w:t>de</w:t>
      </w:r>
      <w:r>
        <w:rPr>
          <w:spacing w:val="4"/>
        </w:rPr>
        <w:t xml:space="preserve"> </w:t>
      </w:r>
      <w:r>
        <w:t>tempo</w:t>
      </w:r>
      <w:r>
        <w:rPr>
          <w:spacing w:val="4"/>
        </w:rPr>
        <w:t xml:space="preserve"> </w:t>
      </w:r>
      <w:r>
        <w:t>rígida</w:t>
      </w:r>
      <w:r>
        <w:rPr>
          <w:spacing w:val="5"/>
        </w:rPr>
        <w:t xml:space="preserve"> </w:t>
      </w:r>
      <w:r>
        <w:t>é</w:t>
      </w:r>
      <w:r>
        <w:rPr>
          <w:spacing w:val="4"/>
        </w:rPr>
        <w:t xml:space="preserve"> </w:t>
      </w:r>
      <w:r>
        <w:rPr>
          <w:spacing w:val="-2"/>
        </w:rPr>
        <w:t>caracterizada</w:t>
      </w:r>
    </w:p>
    <w:p w14:paraId="6CAF3018" w14:textId="77777777" w:rsidR="00036C99" w:rsidRDefault="00036C99">
      <w:pPr>
        <w:pStyle w:val="Corpodetexto"/>
        <w:spacing w:line="376" w:lineRule="auto"/>
        <w:jc w:val="both"/>
        <w:sectPr w:rsidR="00036C99">
          <w:pgSz w:w="11910" w:h="16840"/>
          <w:pgMar w:top="1260" w:right="992" w:bottom="280" w:left="1559" w:header="1034" w:footer="0" w:gutter="0"/>
          <w:cols w:space="720"/>
        </w:sectPr>
      </w:pPr>
    </w:p>
    <w:p w14:paraId="17D50C25" w14:textId="77777777" w:rsidR="00036C99" w:rsidRDefault="00036C99">
      <w:pPr>
        <w:pStyle w:val="Corpodetexto"/>
        <w:spacing w:before="165"/>
      </w:pPr>
    </w:p>
    <w:p w14:paraId="633FB1FE" w14:textId="792854B1" w:rsidR="00036C99" w:rsidRDefault="004767C7">
      <w:pPr>
        <w:pStyle w:val="Corpodetexto"/>
        <w:spacing w:line="376" w:lineRule="auto"/>
        <w:ind w:left="132" w:right="141" w:firstLine="7"/>
        <w:jc w:val="both"/>
      </w:pPr>
      <w:r>
        <w:rPr>
          <w:spacing w:val="-2"/>
        </w:rPr>
        <w:t>pela</w:t>
      </w:r>
      <w:r>
        <w:rPr>
          <w:spacing w:val="-6"/>
        </w:rPr>
        <w:t xml:space="preserve"> </w:t>
      </w:r>
      <w:r>
        <w:rPr>
          <w:spacing w:val="-2"/>
        </w:rPr>
        <w:t>obrigatoriedade</w:t>
      </w:r>
      <w:r>
        <w:rPr>
          <w:spacing w:val="-6"/>
        </w:rPr>
        <w:t xml:space="preserve"> </w:t>
      </w:r>
      <w:r>
        <w:rPr>
          <w:spacing w:val="-2"/>
        </w:rPr>
        <w:t>de</w:t>
      </w:r>
      <w:r>
        <w:rPr>
          <w:spacing w:val="-6"/>
        </w:rPr>
        <w:t xml:space="preserve"> </w:t>
      </w:r>
      <w:r>
        <w:rPr>
          <w:spacing w:val="-2"/>
        </w:rPr>
        <w:t>o</w:t>
      </w:r>
      <w:r>
        <w:rPr>
          <w:spacing w:val="-6"/>
        </w:rPr>
        <w:t xml:space="preserve"> </w:t>
      </w:r>
      <w:r>
        <w:rPr>
          <w:spacing w:val="-2"/>
        </w:rPr>
        <w:t>atendimento</w:t>
      </w:r>
      <w:r>
        <w:rPr>
          <w:spacing w:val="-6"/>
        </w:rPr>
        <w:t xml:space="preserve"> </w:t>
      </w:r>
      <w:r>
        <w:rPr>
          <w:spacing w:val="-2"/>
        </w:rPr>
        <w:t>ocorrer</w:t>
      </w:r>
      <w:r>
        <w:rPr>
          <w:spacing w:val="-6"/>
        </w:rPr>
        <w:t xml:space="preserve"> </w:t>
      </w:r>
      <w:r>
        <w:rPr>
          <w:spacing w:val="-2"/>
        </w:rPr>
        <w:t>dentro</w:t>
      </w:r>
      <w:r>
        <w:rPr>
          <w:spacing w:val="-6"/>
        </w:rPr>
        <w:t xml:space="preserve"> </w:t>
      </w:r>
      <w:r>
        <w:rPr>
          <w:spacing w:val="-2"/>
        </w:rPr>
        <w:t>do</w:t>
      </w:r>
      <w:r>
        <w:rPr>
          <w:spacing w:val="-6"/>
        </w:rPr>
        <w:t xml:space="preserve"> </w:t>
      </w:r>
      <w:r>
        <w:rPr>
          <w:spacing w:val="-2"/>
        </w:rPr>
        <w:t>intervalo</w:t>
      </w:r>
      <w:r>
        <w:rPr>
          <w:spacing w:val="-6"/>
        </w:rPr>
        <w:t xml:space="preserve"> </w:t>
      </w:r>
      <w:r>
        <w:rPr>
          <w:spacing w:val="-2"/>
        </w:rPr>
        <w:t>estabelecido,</w:t>
      </w:r>
      <w:r>
        <w:rPr>
          <w:spacing w:val="-6"/>
        </w:rPr>
        <w:t xml:space="preserve"> </w:t>
      </w:r>
      <w:r>
        <w:rPr>
          <w:spacing w:val="-2"/>
        </w:rPr>
        <w:t>caso</w:t>
      </w:r>
      <w:r>
        <w:rPr>
          <w:spacing w:val="-6"/>
        </w:rPr>
        <w:t xml:space="preserve"> </w:t>
      </w:r>
      <w:r>
        <w:rPr>
          <w:spacing w:val="-2"/>
        </w:rPr>
        <w:t>contrário,</w:t>
      </w:r>
      <w:r>
        <w:rPr>
          <w:spacing w:val="-6"/>
        </w:rPr>
        <w:t xml:space="preserve"> </w:t>
      </w:r>
      <w:r>
        <w:rPr>
          <w:spacing w:val="-2"/>
        </w:rPr>
        <w:t xml:space="preserve">o </w:t>
      </w:r>
      <w:r>
        <w:t>serviço ou a entrega não é realizado. Já a janela de tempo flexível permite que o atendimento ocorra</w:t>
      </w:r>
      <w:r>
        <w:rPr>
          <w:spacing w:val="-15"/>
        </w:rPr>
        <w:t xml:space="preserve"> </w:t>
      </w:r>
      <w:r>
        <w:t>antes</w:t>
      </w:r>
      <w:r>
        <w:rPr>
          <w:spacing w:val="-15"/>
        </w:rPr>
        <w:t xml:space="preserve"> </w:t>
      </w:r>
      <w:r>
        <w:t>da</w:t>
      </w:r>
      <w:r>
        <w:rPr>
          <w:spacing w:val="-15"/>
        </w:rPr>
        <w:t xml:space="preserve"> </w:t>
      </w:r>
      <w:r>
        <w:t>abertura</w:t>
      </w:r>
      <w:r>
        <w:rPr>
          <w:spacing w:val="-15"/>
        </w:rPr>
        <w:t xml:space="preserve"> </w:t>
      </w:r>
      <w:r>
        <w:t>ou</w:t>
      </w:r>
      <w:r>
        <w:rPr>
          <w:spacing w:val="-15"/>
        </w:rPr>
        <w:t xml:space="preserve"> </w:t>
      </w:r>
      <w:r>
        <w:t>após</w:t>
      </w:r>
      <w:r>
        <w:rPr>
          <w:spacing w:val="-15"/>
        </w:rPr>
        <w:t xml:space="preserve"> </w:t>
      </w:r>
      <w:r>
        <w:t>o</w:t>
      </w:r>
      <w:r>
        <w:rPr>
          <w:spacing w:val="-15"/>
        </w:rPr>
        <w:t xml:space="preserve"> </w:t>
      </w:r>
      <w:r>
        <w:t>encerramento</w:t>
      </w:r>
      <w:r>
        <w:rPr>
          <w:spacing w:val="-15"/>
        </w:rPr>
        <w:t xml:space="preserve"> </w:t>
      </w:r>
      <w:r>
        <w:t>da</w:t>
      </w:r>
      <w:r>
        <w:rPr>
          <w:spacing w:val="-15"/>
        </w:rPr>
        <w:t xml:space="preserve"> </w:t>
      </w:r>
      <w:r>
        <w:t>janela</w:t>
      </w:r>
      <w:r>
        <w:rPr>
          <w:spacing w:val="-15"/>
        </w:rPr>
        <w:t xml:space="preserve"> </w:t>
      </w:r>
      <w:r>
        <w:t>definida,</w:t>
      </w:r>
      <w:r>
        <w:rPr>
          <w:spacing w:val="-15"/>
        </w:rPr>
        <w:t xml:space="preserve"> </w:t>
      </w:r>
      <w:r>
        <w:t>porém</w:t>
      </w:r>
      <w:r>
        <w:rPr>
          <w:spacing w:val="-15"/>
        </w:rPr>
        <w:t xml:space="preserve"> </w:t>
      </w:r>
      <w:r>
        <w:t>essa</w:t>
      </w:r>
      <w:r>
        <w:rPr>
          <w:spacing w:val="-15"/>
        </w:rPr>
        <w:t xml:space="preserve"> </w:t>
      </w:r>
      <w:r>
        <w:t>violação</w:t>
      </w:r>
      <w:r>
        <w:rPr>
          <w:spacing w:val="-15"/>
        </w:rPr>
        <w:t xml:space="preserve"> </w:t>
      </w:r>
      <w:r>
        <w:t xml:space="preserve">implica a aplicação de uma penalidade ou de um custo adicional pelo descumprimento da restrição </w:t>
      </w:r>
      <w:hyperlink w:anchor="_bookmark25" w:history="1">
        <w:r>
          <w:t xml:space="preserve">(GOLDEN </w:t>
        </w:r>
        <w:r>
          <w:rPr>
            <w:i/>
          </w:rPr>
          <w:t>et al.</w:t>
        </w:r>
      </w:hyperlink>
      <w:r>
        <w:t xml:space="preserve">, </w:t>
      </w:r>
      <w:hyperlink w:anchor="_bookmark25" w:history="1">
        <w:r>
          <w:t>2008).</w:t>
        </w:r>
      </w:hyperlink>
      <w:ins w:id="131" w:author="Samantha Araújo" w:date="2026-09-20T20:12:00Z" w16du:dateUtc="2026-09-20T23:12:00Z">
        <w:r w:rsidR="003E1CF3">
          <w:t xml:space="preserve"> Trazer</w:t>
        </w:r>
      </w:ins>
      <w:ins w:id="132" w:author="Samantha Araújo" w:date="2026-09-20T20:13:00Z" w16du:dateUtc="2026-09-20T23:13:00Z">
        <w:r w:rsidR="003E1CF3">
          <w:t xml:space="preserve"> os principais</w:t>
        </w:r>
      </w:ins>
      <w:ins w:id="133" w:author="Samantha Araújo" w:date="2026-09-20T20:12:00Z" w16du:dateUtc="2026-09-20T23:12:00Z">
        <w:r w:rsidR="003E1CF3">
          <w:t xml:space="preserve"> trabalhos </w:t>
        </w:r>
      </w:ins>
      <w:ins w:id="134" w:author="Samantha Araújo" w:date="2026-09-20T20:13:00Z" w16du:dateUtc="2026-09-20T23:13:00Z">
        <w:r w:rsidR="003E1CF3">
          <w:t>d</w:t>
        </w:r>
      </w:ins>
      <w:ins w:id="135" w:author="Samantha Araújo" w:date="2026-09-20T20:12:00Z" w16du:dateUtc="2026-09-20T23:12:00Z">
        <w:r w:rsidR="003E1CF3">
          <w:t>a literatura</w:t>
        </w:r>
      </w:ins>
      <w:ins w:id="136" w:author="Samantha Araújo" w:date="2026-09-20T20:13:00Z" w16du:dateUtc="2026-09-20T23:13:00Z">
        <w:r w:rsidR="003E1CF3">
          <w:t xml:space="preserve">. </w:t>
        </w:r>
      </w:ins>
    </w:p>
    <w:p w14:paraId="1D9C5337" w14:textId="77777777" w:rsidR="00036C99" w:rsidRDefault="00036C99">
      <w:pPr>
        <w:pStyle w:val="Corpodetexto"/>
        <w:spacing w:before="14"/>
      </w:pPr>
    </w:p>
    <w:p w14:paraId="113114B7" w14:textId="77777777" w:rsidR="00036C99" w:rsidRDefault="004767C7">
      <w:pPr>
        <w:pStyle w:val="Ttulo2"/>
        <w:numPr>
          <w:ilvl w:val="2"/>
          <w:numId w:val="2"/>
        </w:numPr>
        <w:tabs>
          <w:tab w:val="left" w:pos="851"/>
        </w:tabs>
        <w:ind w:left="851" w:hanging="717"/>
      </w:pPr>
      <w:bookmarkStart w:id="137" w:name="Modelo_Matemático_do_problema_de_Roteame"/>
      <w:bookmarkEnd w:id="137"/>
      <w:r>
        <w:t>Modelo</w:t>
      </w:r>
      <w:r>
        <w:rPr>
          <w:spacing w:val="-11"/>
        </w:rPr>
        <w:t xml:space="preserve"> </w:t>
      </w:r>
      <w:r>
        <w:t>Matemático</w:t>
      </w:r>
      <w:r>
        <w:rPr>
          <w:spacing w:val="-11"/>
        </w:rPr>
        <w:t xml:space="preserve"> </w:t>
      </w:r>
      <w:r>
        <w:t>do</w:t>
      </w:r>
      <w:r>
        <w:rPr>
          <w:spacing w:val="-10"/>
        </w:rPr>
        <w:t xml:space="preserve"> </w:t>
      </w:r>
      <w:r>
        <w:t>problema</w:t>
      </w:r>
      <w:r>
        <w:rPr>
          <w:spacing w:val="-11"/>
        </w:rPr>
        <w:t xml:space="preserve"> </w:t>
      </w:r>
      <w:r>
        <w:t>de</w:t>
      </w:r>
      <w:r>
        <w:rPr>
          <w:spacing w:val="-11"/>
        </w:rPr>
        <w:t xml:space="preserve"> </w:t>
      </w:r>
      <w:r>
        <w:t>Roteamento</w:t>
      </w:r>
      <w:r>
        <w:rPr>
          <w:spacing w:val="-10"/>
        </w:rPr>
        <w:t xml:space="preserve"> </w:t>
      </w:r>
      <w:r>
        <w:t>de</w:t>
      </w:r>
      <w:r>
        <w:rPr>
          <w:spacing w:val="-11"/>
        </w:rPr>
        <w:t xml:space="preserve"> </w:t>
      </w:r>
      <w:r>
        <w:t>Veículos</w:t>
      </w:r>
      <w:r>
        <w:rPr>
          <w:spacing w:val="-11"/>
        </w:rPr>
        <w:t xml:space="preserve"> </w:t>
      </w:r>
      <w:r>
        <w:t>com</w:t>
      </w:r>
      <w:r>
        <w:rPr>
          <w:spacing w:val="-10"/>
        </w:rPr>
        <w:t xml:space="preserve"> </w:t>
      </w:r>
      <w:r>
        <w:t>Janela</w:t>
      </w:r>
      <w:r>
        <w:rPr>
          <w:spacing w:val="-11"/>
        </w:rPr>
        <w:t xml:space="preserve"> </w:t>
      </w:r>
      <w:r>
        <w:t>de</w:t>
      </w:r>
      <w:r>
        <w:rPr>
          <w:spacing w:val="-10"/>
        </w:rPr>
        <w:t xml:space="preserve"> </w:t>
      </w:r>
      <w:r>
        <w:rPr>
          <w:spacing w:val="-2"/>
        </w:rPr>
        <w:t>Tempo</w:t>
      </w:r>
    </w:p>
    <w:p w14:paraId="22F458A5" w14:textId="77777777" w:rsidR="00036C99" w:rsidRDefault="00036C99">
      <w:pPr>
        <w:pStyle w:val="Corpodetexto"/>
        <w:spacing w:before="170"/>
        <w:rPr>
          <w:b/>
          <w:i/>
        </w:rPr>
      </w:pPr>
    </w:p>
    <w:p w14:paraId="12F97335" w14:textId="299533D2" w:rsidR="00036C99" w:rsidRDefault="004767C7">
      <w:pPr>
        <w:pStyle w:val="Corpodetexto"/>
        <w:spacing w:line="376" w:lineRule="auto"/>
        <w:ind w:left="140" w:right="137" w:firstLine="1133"/>
        <w:jc w:val="both"/>
      </w:pPr>
      <w:r>
        <w:t>O</w:t>
      </w:r>
      <w:r>
        <w:rPr>
          <w:spacing w:val="33"/>
        </w:rPr>
        <w:t xml:space="preserve"> </w:t>
      </w:r>
      <w:r>
        <w:t>Problema</w:t>
      </w:r>
      <w:r>
        <w:rPr>
          <w:spacing w:val="33"/>
        </w:rPr>
        <w:t xml:space="preserve"> </w:t>
      </w:r>
      <w:r>
        <w:t>de</w:t>
      </w:r>
      <w:r>
        <w:rPr>
          <w:spacing w:val="33"/>
        </w:rPr>
        <w:t xml:space="preserve"> </w:t>
      </w:r>
      <w:r>
        <w:t>Roteamento</w:t>
      </w:r>
      <w:r>
        <w:rPr>
          <w:spacing w:val="33"/>
        </w:rPr>
        <w:t xml:space="preserve"> </w:t>
      </w:r>
      <w:r>
        <w:t>de</w:t>
      </w:r>
      <w:r>
        <w:rPr>
          <w:spacing w:val="33"/>
        </w:rPr>
        <w:t xml:space="preserve"> </w:t>
      </w:r>
      <w:r>
        <w:t>Veículos</w:t>
      </w:r>
      <w:r>
        <w:rPr>
          <w:spacing w:val="33"/>
        </w:rPr>
        <w:t xml:space="preserve"> </w:t>
      </w:r>
      <w:r>
        <w:t>com</w:t>
      </w:r>
      <w:r>
        <w:rPr>
          <w:spacing w:val="33"/>
        </w:rPr>
        <w:t xml:space="preserve"> </w:t>
      </w:r>
      <w:r>
        <w:t>Janela</w:t>
      </w:r>
      <w:r>
        <w:rPr>
          <w:spacing w:val="33"/>
        </w:rPr>
        <w:t xml:space="preserve"> </w:t>
      </w:r>
      <w:r>
        <w:t>de</w:t>
      </w:r>
      <w:r>
        <w:rPr>
          <w:spacing w:val="33"/>
        </w:rPr>
        <w:t xml:space="preserve"> </w:t>
      </w:r>
      <w:r>
        <w:t>Tempo</w:t>
      </w:r>
      <w:r>
        <w:rPr>
          <w:spacing w:val="33"/>
        </w:rPr>
        <w:t xml:space="preserve"> </w:t>
      </w:r>
      <w:r>
        <w:t>é</w:t>
      </w:r>
      <w:r>
        <w:rPr>
          <w:spacing w:val="33"/>
        </w:rPr>
        <w:t xml:space="preserve"> </w:t>
      </w:r>
      <w:r>
        <w:t>citado</w:t>
      </w:r>
      <w:r>
        <w:rPr>
          <w:spacing w:val="33"/>
        </w:rPr>
        <w:t xml:space="preserve"> </w:t>
      </w:r>
      <w:r>
        <w:t>dentro da</w:t>
      </w:r>
      <w:r>
        <w:rPr>
          <w:spacing w:val="31"/>
        </w:rPr>
        <w:t xml:space="preserve"> </w:t>
      </w:r>
      <w:r>
        <w:t>literatura</w:t>
      </w:r>
      <w:r>
        <w:rPr>
          <w:spacing w:val="31"/>
        </w:rPr>
        <w:t xml:space="preserve"> </w:t>
      </w:r>
      <w:r>
        <w:t>pelo</w:t>
      </w:r>
      <w:r>
        <w:rPr>
          <w:spacing w:val="31"/>
        </w:rPr>
        <w:t xml:space="preserve"> </w:t>
      </w:r>
      <w:commentRangeStart w:id="138"/>
      <w:r>
        <w:fldChar w:fldCharType="begin"/>
      </w:r>
      <w:r>
        <w:instrText>HYPERLINK \l "_bookmark38"</w:instrText>
      </w:r>
      <w:r>
        <w:fldChar w:fldCharType="separate"/>
      </w:r>
      <w:r>
        <w:t>Solomon</w:t>
      </w:r>
      <w:r>
        <w:fldChar w:fldCharType="end"/>
      </w:r>
      <w:r>
        <w:rPr>
          <w:spacing w:val="31"/>
        </w:rPr>
        <w:t xml:space="preserve"> </w:t>
      </w:r>
      <w:hyperlink w:anchor="_bookmark38" w:history="1">
        <w:r>
          <w:t>(1987),</w:t>
        </w:r>
      </w:hyperlink>
      <w:commentRangeEnd w:id="138"/>
      <w:r w:rsidR="0091061D">
        <w:rPr>
          <w:rStyle w:val="Refdecomentrio"/>
          <w:spacing w:val="37"/>
          <w:sz w:val="24"/>
          <w:szCs w:val="24"/>
        </w:rPr>
        <w:commentReference w:id="138"/>
      </w:r>
      <w:r>
        <w:rPr>
          <w:spacing w:val="37"/>
        </w:rPr>
        <w:t xml:space="preserve"> </w:t>
      </w:r>
      <w:r>
        <w:t>ressalta-se</w:t>
      </w:r>
      <w:r>
        <w:rPr>
          <w:spacing w:val="30"/>
        </w:rPr>
        <w:t xml:space="preserve"> </w:t>
      </w:r>
      <w:r>
        <w:t>em</w:t>
      </w:r>
      <w:r>
        <w:rPr>
          <w:spacing w:val="31"/>
        </w:rPr>
        <w:t xml:space="preserve"> </w:t>
      </w:r>
      <w:r>
        <w:t>suas</w:t>
      </w:r>
      <w:r>
        <w:rPr>
          <w:spacing w:val="31"/>
        </w:rPr>
        <w:t xml:space="preserve"> </w:t>
      </w:r>
      <w:r>
        <w:t>pesquisas</w:t>
      </w:r>
      <w:r>
        <w:rPr>
          <w:spacing w:val="31"/>
        </w:rPr>
        <w:t xml:space="preserve"> </w:t>
      </w:r>
      <w:r>
        <w:t>a</w:t>
      </w:r>
      <w:r>
        <w:rPr>
          <w:spacing w:val="30"/>
        </w:rPr>
        <w:t xml:space="preserve"> </w:t>
      </w:r>
      <w:r>
        <w:t>modelagem</w:t>
      </w:r>
      <w:r>
        <w:rPr>
          <w:spacing w:val="31"/>
        </w:rPr>
        <w:t xml:space="preserve"> </w:t>
      </w:r>
      <w:r>
        <w:t>matemática do PRVJT com suas devidas restrições, tais como capacidade e janela de tempo.</w:t>
      </w:r>
      <w:r>
        <w:rPr>
          <w:spacing w:val="40"/>
        </w:rPr>
        <w:t xml:space="preserve"> </w:t>
      </w:r>
      <w:r>
        <w:t>A seguir apresenta-se fomulação da modelagem matemática usada em PRVJT.</w:t>
      </w:r>
      <w:r w:rsidR="00666EC5" w:rsidRPr="00666EC5">
        <w:rPr>
          <w:noProof/>
        </w:rPr>
        <w:t xml:space="preserve"> </w:t>
      </w:r>
    </w:p>
    <w:p w14:paraId="06C573C0" w14:textId="3FA1D986" w:rsidR="00036C99" w:rsidRDefault="004767C7">
      <w:pPr>
        <w:pStyle w:val="Ttulo2"/>
        <w:spacing w:before="1"/>
        <w:ind w:firstLine="0"/>
        <w:jc w:val="both"/>
      </w:pPr>
      <w:commentRangeStart w:id="139"/>
      <w:r>
        <w:rPr>
          <w:u w:val="single"/>
        </w:rPr>
        <w:t>Função</w:t>
      </w:r>
      <w:r>
        <w:rPr>
          <w:spacing w:val="-9"/>
          <w:u w:val="single"/>
        </w:rPr>
        <w:t xml:space="preserve"> </w:t>
      </w:r>
      <w:r>
        <w:rPr>
          <w:spacing w:val="-2"/>
          <w:u w:val="single"/>
        </w:rPr>
        <w:t>objetivo:</w:t>
      </w:r>
      <w:commentRangeEnd w:id="139"/>
      <w:r w:rsidR="00350420">
        <w:rPr>
          <w:rStyle w:val="Refdecomentrio"/>
          <w:sz w:val="24"/>
          <w:szCs w:val="24"/>
        </w:rPr>
        <w:commentReference w:id="139"/>
      </w:r>
    </w:p>
    <w:p w14:paraId="5FF648C4" w14:textId="384BB7DC" w:rsidR="00036C99" w:rsidRDefault="00036C99">
      <w:pPr>
        <w:pStyle w:val="Corpodetexto"/>
        <w:spacing w:before="142"/>
        <w:rPr>
          <w:b/>
          <w:i/>
        </w:rPr>
      </w:pPr>
    </w:p>
    <w:p w14:paraId="06527401" w14:textId="4E026F85" w:rsidR="00036C99" w:rsidRDefault="00666EC5">
      <w:pPr>
        <w:tabs>
          <w:tab w:val="left" w:pos="8768"/>
        </w:tabs>
        <w:spacing w:line="714" w:lineRule="exact"/>
        <w:ind w:left="140"/>
        <w:jc w:val="both"/>
        <w:rPr>
          <w:sz w:val="24"/>
        </w:rPr>
      </w:pPr>
      <w:commentRangeStart w:id="140"/>
      <w:r>
        <w:rPr>
          <w:noProof/>
        </w:rPr>
        <w:drawing>
          <wp:anchor distT="0" distB="0" distL="114300" distR="114300" simplePos="0" relativeHeight="487592960" behindDoc="0" locked="0" layoutInCell="1" allowOverlap="1" wp14:anchorId="7682A7F2" wp14:editId="639D2CC7">
            <wp:simplePos x="0" y="0"/>
            <wp:positionH relativeFrom="margin">
              <wp:align>center</wp:align>
            </wp:positionH>
            <wp:positionV relativeFrom="paragraph">
              <wp:posOffset>13335</wp:posOffset>
            </wp:positionV>
            <wp:extent cx="1810385" cy="456565"/>
            <wp:effectExtent l="0" t="0" r="0" b="635"/>
            <wp:wrapThrough wrapText="bothSides">
              <wp:wrapPolygon edited="0">
                <wp:start x="0" y="0"/>
                <wp:lineTo x="0" y="20729"/>
                <wp:lineTo x="21365" y="20729"/>
                <wp:lineTo x="21365" y="0"/>
                <wp:lineTo x="0" y="0"/>
              </wp:wrapPolygon>
            </wp:wrapThrough>
            <wp:docPr id="1064226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26205" name=""/>
                    <pic:cNvPicPr/>
                  </pic:nvPicPr>
                  <pic:blipFill>
                    <a:blip r:embed="rId19">
                      <a:extLst>
                        <a:ext uri="{28A0092B-C50C-407E-A947-70E740481C1C}">
                          <a14:useLocalDpi xmlns:a14="http://schemas.microsoft.com/office/drawing/2010/main" val="0"/>
                        </a:ext>
                      </a:extLst>
                    </a:blip>
                    <a:stretch>
                      <a:fillRect/>
                    </a:stretch>
                  </pic:blipFill>
                  <pic:spPr>
                    <a:xfrm>
                      <a:off x="0" y="0"/>
                      <a:ext cx="1810385" cy="456565"/>
                    </a:xfrm>
                    <a:prstGeom prst="rect">
                      <a:avLst/>
                    </a:prstGeom>
                  </pic:spPr>
                </pic:pic>
              </a:graphicData>
            </a:graphic>
            <wp14:sizeRelH relativeFrom="page">
              <wp14:pctWidth>0</wp14:pctWidth>
            </wp14:sizeRelH>
            <wp14:sizeRelV relativeFrom="page">
              <wp14:pctHeight>0</wp14:pctHeight>
            </wp14:sizeRelV>
          </wp:anchor>
        </w:drawing>
      </w:r>
      <w:commentRangeEnd w:id="140"/>
      <w:r>
        <w:rPr>
          <w:rStyle w:val="Refdecomentrio"/>
          <w:w w:val="105"/>
          <w:sz w:val="24"/>
          <w:szCs w:val="22"/>
        </w:rPr>
        <w:commentReference w:id="140"/>
      </w:r>
      <w:r w:rsidR="004767C7">
        <w:rPr>
          <w:w w:val="105"/>
          <w:sz w:val="24"/>
        </w:rPr>
        <w:t>min</w:t>
      </w:r>
      <w:r w:rsidR="004767C7">
        <w:rPr>
          <w:spacing w:val="-37"/>
          <w:w w:val="105"/>
          <w:sz w:val="24"/>
        </w:rPr>
        <w:t xml:space="preserve"> </w:t>
      </w:r>
      <w:r w:rsidR="004767C7">
        <w:rPr>
          <w:i/>
          <w:w w:val="105"/>
          <w:sz w:val="24"/>
        </w:rPr>
        <w:t>Z</w:t>
      </w:r>
      <w:r w:rsidR="004767C7">
        <w:rPr>
          <w:i/>
          <w:spacing w:val="-16"/>
          <w:w w:val="105"/>
          <w:sz w:val="24"/>
        </w:rPr>
        <w:t xml:space="preserve"> </w:t>
      </w:r>
      <w:r w:rsidR="004767C7">
        <w:rPr>
          <w:rFonts w:ascii="Lucida Sans Unicode" w:hAnsi="Lucida Sans Unicode"/>
          <w:w w:val="105"/>
          <w:sz w:val="24"/>
        </w:rPr>
        <w:t>=</w:t>
      </w:r>
      <w:r w:rsidR="004767C7">
        <w:rPr>
          <w:rFonts w:ascii="Lucida Sans Unicode" w:hAnsi="Lucida Sans Unicode"/>
          <w:spacing w:val="-27"/>
          <w:w w:val="105"/>
          <w:sz w:val="24"/>
        </w:rPr>
        <w:t xml:space="preserve"> </w:t>
      </w:r>
      <w:r w:rsidR="004767C7">
        <w:rPr>
          <w:spacing w:val="26"/>
          <w:w w:val="105"/>
          <w:position w:val="-4"/>
          <w:sz w:val="34"/>
        </w:rPr>
        <w:t>∑</w:t>
      </w:r>
      <w:r w:rsidR="004767C7">
        <w:rPr>
          <w:rFonts w:ascii="Arial MT" w:hAnsi="Arial MT"/>
          <w:spacing w:val="62"/>
          <w:w w:val="150"/>
          <w:position w:val="41"/>
          <w:sz w:val="24"/>
        </w:rPr>
        <w:t xml:space="preserve"> </w:t>
      </w:r>
      <w:commentRangeStart w:id="141"/>
      <w:r w:rsidR="004767C7">
        <w:rPr>
          <w:i/>
          <w:w w:val="105"/>
          <w:sz w:val="24"/>
        </w:rPr>
        <w:t>c</w:t>
      </w:r>
      <w:r w:rsidR="004767C7">
        <w:rPr>
          <w:i/>
          <w:w w:val="105"/>
          <w:sz w:val="24"/>
          <w:vertAlign w:val="subscript"/>
        </w:rPr>
        <w:t>ij</w:t>
      </w:r>
      <w:commentRangeEnd w:id="141"/>
      <w:r w:rsidR="00B05826">
        <w:rPr>
          <w:rStyle w:val="Refdecomentrio"/>
          <w:i/>
          <w:spacing w:val="-22"/>
          <w:w w:val="105"/>
          <w:sz w:val="24"/>
          <w:szCs w:val="22"/>
        </w:rPr>
        <w:commentReference w:id="141"/>
      </w:r>
      <w:r w:rsidR="004767C7">
        <w:rPr>
          <w:i/>
          <w:spacing w:val="-22"/>
          <w:w w:val="105"/>
          <w:sz w:val="24"/>
        </w:rPr>
        <w:t xml:space="preserve"> </w:t>
      </w:r>
      <w:r w:rsidR="004767C7">
        <w:rPr>
          <w:w w:val="105"/>
          <w:position w:val="-4"/>
          <w:sz w:val="34"/>
        </w:rPr>
        <w:t>∑</w:t>
      </w:r>
      <w:commentRangeStart w:id="142"/>
      <w:r w:rsidR="004767C7">
        <w:rPr>
          <w:i/>
          <w:w w:val="105"/>
          <w:sz w:val="24"/>
        </w:rPr>
        <w:t>x</w:t>
      </w:r>
      <w:r w:rsidR="004767C7">
        <w:rPr>
          <w:i/>
          <w:w w:val="105"/>
          <w:sz w:val="24"/>
          <w:vertAlign w:val="subscript"/>
        </w:rPr>
        <w:t>i</w:t>
      </w:r>
      <w:r w:rsidR="004767C7">
        <w:rPr>
          <w:i/>
          <w:spacing w:val="-5"/>
          <w:w w:val="105"/>
          <w:sz w:val="24"/>
          <w:vertAlign w:val="subscript"/>
        </w:rPr>
        <w:t>jk</w:t>
      </w:r>
      <w:del w:id="143" w:author="Samantha Araújo" w:date="2026-09-20T20:13:00Z" w16du:dateUtc="2026-09-20T23:13:00Z">
        <w:r w:rsidR="004767C7" w:rsidDel="00D57165">
          <w:rPr>
            <w:rFonts w:ascii="Arial MT" w:hAnsi="Arial MT"/>
            <w:spacing w:val="-5"/>
            <w:w w:val="105"/>
            <w:position w:val="41"/>
            <w:sz w:val="24"/>
          </w:rPr>
          <w:delText>!</w:delText>
        </w:r>
      </w:del>
      <w:commentRangeEnd w:id="142"/>
      <w:r w:rsidR="00B05826">
        <w:rPr>
          <w:rStyle w:val="Refdecomentrio"/>
          <w:rFonts w:ascii="Arial MT" w:hAnsi="Arial MT"/>
          <w:position w:val="41"/>
          <w:sz w:val="24"/>
          <w:szCs w:val="22"/>
        </w:rPr>
        <w:commentReference w:id="142"/>
      </w:r>
      <w:r w:rsidR="004767C7">
        <w:rPr>
          <w:rFonts w:ascii="Arial MT" w:hAnsi="Arial MT"/>
          <w:position w:val="41"/>
          <w:sz w:val="24"/>
        </w:rPr>
        <w:tab/>
      </w:r>
      <w:r w:rsidR="004767C7">
        <w:rPr>
          <w:spacing w:val="-2"/>
          <w:w w:val="110"/>
          <w:sz w:val="24"/>
        </w:rPr>
        <w:t>(2.6)</w:t>
      </w:r>
    </w:p>
    <w:p w14:paraId="2438F3F3" w14:textId="77777777" w:rsidR="00036C99" w:rsidRDefault="004767C7">
      <w:pPr>
        <w:tabs>
          <w:tab w:val="left" w:pos="1791"/>
        </w:tabs>
        <w:spacing w:line="212" w:lineRule="exact"/>
        <w:ind w:left="1007"/>
        <w:rPr>
          <w:i/>
          <w:sz w:val="18"/>
        </w:rPr>
      </w:pPr>
      <w:r>
        <w:rPr>
          <w:i/>
          <w:spacing w:val="-2"/>
          <w:position w:val="1"/>
          <w:sz w:val="18"/>
        </w:rPr>
        <w:t>i</w:t>
      </w:r>
      <w:r>
        <w:rPr>
          <w:rFonts w:ascii="Arial"/>
          <w:i/>
          <w:spacing w:val="-2"/>
          <w:position w:val="1"/>
          <w:sz w:val="18"/>
        </w:rPr>
        <w:t>,</w:t>
      </w:r>
      <w:r>
        <w:rPr>
          <w:rFonts w:ascii="Arial"/>
          <w:i/>
          <w:spacing w:val="-23"/>
          <w:position w:val="1"/>
          <w:sz w:val="18"/>
        </w:rPr>
        <w:t xml:space="preserve"> </w:t>
      </w:r>
      <w:r>
        <w:rPr>
          <w:i/>
          <w:spacing w:val="-10"/>
          <w:position w:val="1"/>
          <w:sz w:val="18"/>
        </w:rPr>
        <w:t>j</w:t>
      </w:r>
      <w:r>
        <w:rPr>
          <w:i/>
          <w:position w:val="1"/>
          <w:sz w:val="18"/>
        </w:rPr>
        <w:tab/>
      </w:r>
      <w:r>
        <w:rPr>
          <w:i/>
          <w:spacing w:val="-10"/>
          <w:sz w:val="18"/>
        </w:rPr>
        <w:t>k</w:t>
      </w:r>
    </w:p>
    <w:p w14:paraId="37F383D9" w14:textId="77777777" w:rsidR="00036C99" w:rsidRDefault="00036C99">
      <w:pPr>
        <w:pStyle w:val="Corpodetexto"/>
        <w:spacing w:before="7"/>
        <w:rPr>
          <w:i/>
          <w:sz w:val="18"/>
        </w:rPr>
      </w:pPr>
    </w:p>
    <w:p w14:paraId="1415FC1E" w14:textId="77777777" w:rsidR="00036C99" w:rsidRDefault="004767C7">
      <w:pPr>
        <w:pStyle w:val="Ttulo2"/>
        <w:ind w:firstLine="0"/>
      </w:pPr>
      <w:r>
        <w:rPr>
          <w:spacing w:val="-2"/>
          <w:u w:val="single"/>
        </w:rPr>
        <w:t>Restrições:</w:t>
      </w:r>
    </w:p>
    <w:p w14:paraId="2A75CE09" w14:textId="77777777" w:rsidR="00036C99" w:rsidRDefault="00036C99">
      <w:pPr>
        <w:pStyle w:val="Corpodetexto"/>
        <w:rPr>
          <w:b/>
          <w:i/>
        </w:rPr>
      </w:pPr>
    </w:p>
    <w:p w14:paraId="046DFF86" w14:textId="77777777" w:rsidR="00036C99" w:rsidRDefault="00036C99">
      <w:pPr>
        <w:pStyle w:val="Corpodetexto"/>
        <w:spacing w:before="235"/>
        <w:rPr>
          <w:b/>
          <w:i/>
        </w:rPr>
      </w:pPr>
    </w:p>
    <w:p w14:paraId="0AF05967" w14:textId="77777777" w:rsidR="00036C99" w:rsidRDefault="004767C7">
      <w:pPr>
        <w:tabs>
          <w:tab w:val="left" w:pos="1788"/>
          <w:tab w:val="left" w:pos="8768"/>
        </w:tabs>
        <w:spacing w:line="353" w:lineRule="exact"/>
        <w:ind w:left="152"/>
        <w:rPr>
          <w:sz w:val="24"/>
        </w:rPr>
      </w:pPr>
      <w:r>
        <w:rPr>
          <w:position w:val="-4"/>
          <w:sz w:val="34"/>
        </w:rPr>
        <w:t>∑</w:t>
      </w:r>
      <w:r>
        <w:rPr>
          <w:spacing w:val="-43"/>
          <w:position w:val="-4"/>
          <w:sz w:val="34"/>
        </w:rPr>
        <w:t xml:space="preserve"> </w:t>
      </w:r>
      <w:r>
        <w:rPr>
          <w:i/>
          <w:sz w:val="24"/>
        </w:rPr>
        <w:t>x</w:t>
      </w:r>
      <w:r>
        <w:rPr>
          <w:sz w:val="24"/>
          <w:vertAlign w:val="subscript"/>
        </w:rPr>
        <w:t>0</w:t>
      </w:r>
      <w:r>
        <w:rPr>
          <w:spacing w:val="-31"/>
          <w:sz w:val="24"/>
        </w:rPr>
        <w:t xml:space="preserve"> </w:t>
      </w:r>
      <w:r>
        <w:rPr>
          <w:i/>
          <w:sz w:val="24"/>
          <w:vertAlign w:val="subscript"/>
        </w:rPr>
        <w:t>jk</w:t>
      </w:r>
      <w:r>
        <w:rPr>
          <w:i/>
          <w:spacing w:val="14"/>
          <w:sz w:val="24"/>
        </w:rPr>
        <w:t xml:space="preserve"> </w:t>
      </w:r>
      <w:r>
        <w:rPr>
          <w:rFonts w:ascii="Lucida Sans Unicode" w:hAnsi="Lucida Sans Unicode"/>
          <w:sz w:val="24"/>
        </w:rPr>
        <w:t>=</w:t>
      </w:r>
      <w:r>
        <w:rPr>
          <w:rFonts w:ascii="Lucida Sans Unicode" w:hAnsi="Lucida Sans Unicode"/>
          <w:spacing w:val="-17"/>
          <w:sz w:val="24"/>
        </w:rPr>
        <w:t xml:space="preserve"> </w:t>
      </w:r>
      <w:r>
        <w:rPr>
          <w:spacing w:val="-5"/>
          <w:sz w:val="24"/>
        </w:rPr>
        <w:t>1</w:t>
      </w:r>
      <w:r>
        <w:rPr>
          <w:rFonts w:ascii="Arial" w:hAnsi="Arial"/>
          <w:i/>
          <w:spacing w:val="-5"/>
          <w:sz w:val="24"/>
        </w:rPr>
        <w:t>,</w:t>
      </w:r>
      <w:r>
        <w:rPr>
          <w:rFonts w:ascii="Arial" w:hAnsi="Arial"/>
          <w:i/>
          <w:sz w:val="24"/>
        </w:rPr>
        <w:tab/>
      </w:r>
      <w:r>
        <w:rPr>
          <w:rFonts w:ascii="Lucida Sans Unicode" w:hAnsi="Lucida Sans Unicode"/>
          <w:w w:val="75"/>
          <w:sz w:val="24"/>
        </w:rPr>
        <w:t>∀</w:t>
      </w:r>
      <w:r>
        <w:rPr>
          <w:i/>
          <w:w w:val="75"/>
          <w:sz w:val="24"/>
        </w:rPr>
        <w:t>k</w:t>
      </w:r>
      <w:r>
        <w:rPr>
          <w:i/>
          <w:spacing w:val="3"/>
          <w:sz w:val="24"/>
        </w:rPr>
        <w:t xml:space="preserve"> </w:t>
      </w:r>
      <w:r>
        <w:rPr>
          <w:rFonts w:ascii="Lucida Sans Unicode" w:hAnsi="Lucida Sans Unicode"/>
          <w:w w:val="75"/>
          <w:sz w:val="24"/>
        </w:rPr>
        <w:t>∈</w:t>
      </w:r>
      <w:r>
        <w:rPr>
          <w:rFonts w:ascii="Lucida Sans Unicode" w:hAnsi="Lucida Sans Unicode"/>
          <w:spacing w:val="-17"/>
          <w:sz w:val="24"/>
        </w:rPr>
        <w:t xml:space="preserve"> </w:t>
      </w:r>
      <w:r>
        <w:rPr>
          <w:i/>
          <w:spacing w:val="-10"/>
          <w:w w:val="75"/>
          <w:sz w:val="24"/>
        </w:rPr>
        <w:t>K</w:t>
      </w:r>
      <w:r>
        <w:rPr>
          <w:i/>
          <w:sz w:val="24"/>
        </w:rPr>
        <w:tab/>
      </w:r>
      <w:r>
        <w:rPr>
          <w:spacing w:val="-2"/>
          <w:sz w:val="24"/>
        </w:rPr>
        <w:t>(2.7)</w:t>
      </w:r>
    </w:p>
    <w:p w14:paraId="41A26DDB" w14:textId="77777777" w:rsidR="00036C99" w:rsidRDefault="004767C7">
      <w:pPr>
        <w:spacing w:line="238" w:lineRule="exact"/>
        <w:ind w:left="166"/>
        <w:rPr>
          <w:i/>
          <w:sz w:val="18"/>
        </w:rPr>
      </w:pPr>
      <w:r>
        <w:rPr>
          <w:i/>
          <w:spacing w:val="-5"/>
          <w:sz w:val="18"/>
        </w:rPr>
        <w:t>j</w:t>
      </w:r>
      <w:r>
        <w:rPr>
          <w:rFonts w:ascii="Lucida Sans Unicode" w:hAnsi="Lucida Sans Unicode"/>
          <w:spacing w:val="-5"/>
          <w:sz w:val="18"/>
        </w:rPr>
        <w:t>∈</w:t>
      </w:r>
      <w:commentRangeStart w:id="144"/>
      <w:r>
        <w:rPr>
          <w:i/>
          <w:spacing w:val="-5"/>
          <w:sz w:val="18"/>
        </w:rPr>
        <w:t>I</w:t>
      </w:r>
      <w:commentRangeEnd w:id="144"/>
      <w:r w:rsidR="002C099D">
        <w:rPr>
          <w:rStyle w:val="Refdecomentrio"/>
          <w:i/>
          <w:sz w:val="18"/>
          <w:szCs w:val="22"/>
        </w:rPr>
        <w:commentReference w:id="144"/>
      </w:r>
    </w:p>
    <w:p w14:paraId="0F5D2F32" w14:textId="77777777" w:rsidR="00036C99" w:rsidRDefault="00036C99">
      <w:pPr>
        <w:pStyle w:val="Corpodetexto"/>
        <w:rPr>
          <w:i/>
        </w:rPr>
      </w:pPr>
    </w:p>
    <w:p w14:paraId="04E85354" w14:textId="77777777" w:rsidR="00036C99" w:rsidRDefault="00036C99">
      <w:pPr>
        <w:pStyle w:val="Corpodetexto"/>
        <w:spacing w:before="202"/>
        <w:rPr>
          <w:i/>
        </w:rPr>
      </w:pPr>
    </w:p>
    <w:p w14:paraId="5FD17FE7" w14:textId="77777777" w:rsidR="00036C99" w:rsidRDefault="004767C7">
      <w:pPr>
        <w:tabs>
          <w:tab w:val="left" w:pos="1732"/>
          <w:tab w:val="left" w:pos="8768"/>
        </w:tabs>
        <w:spacing w:line="353" w:lineRule="exact"/>
        <w:ind w:left="140"/>
        <w:rPr>
          <w:sz w:val="24"/>
        </w:rPr>
      </w:pPr>
      <w:r>
        <w:rPr>
          <w:position w:val="-4"/>
          <w:sz w:val="34"/>
        </w:rPr>
        <w:t>∑</w:t>
      </w:r>
      <w:r>
        <w:rPr>
          <w:i/>
          <w:sz w:val="24"/>
        </w:rPr>
        <w:t>x</w:t>
      </w:r>
      <w:r>
        <w:rPr>
          <w:i/>
          <w:sz w:val="24"/>
          <w:vertAlign w:val="subscript"/>
        </w:rPr>
        <w:t>i</w:t>
      </w:r>
      <w:r>
        <w:rPr>
          <w:sz w:val="24"/>
          <w:vertAlign w:val="subscript"/>
        </w:rPr>
        <w:t>0</w:t>
      </w:r>
      <w:r>
        <w:rPr>
          <w:i/>
          <w:sz w:val="24"/>
          <w:vertAlign w:val="subscript"/>
        </w:rPr>
        <w:t>k</w:t>
      </w:r>
      <w:r>
        <w:rPr>
          <w:i/>
          <w:spacing w:val="29"/>
          <w:sz w:val="24"/>
        </w:rPr>
        <w:t xml:space="preserve"> </w:t>
      </w:r>
      <w:r>
        <w:rPr>
          <w:rFonts w:ascii="Lucida Sans Unicode" w:hAnsi="Lucida Sans Unicode"/>
          <w:sz w:val="24"/>
        </w:rPr>
        <w:t>=</w:t>
      </w:r>
      <w:r>
        <w:rPr>
          <w:rFonts w:ascii="Lucida Sans Unicode" w:hAnsi="Lucida Sans Unicode"/>
          <w:spacing w:val="-3"/>
          <w:sz w:val="24"/>
        </w:rPr>
        <w:t xml:space="preserve"> </w:t>
      </w:r>
      <w:r>
        <w:rPr>
          <w:spacing w:val="-5"/>
          <w:sz w:val="24"/>
        </w:rPr>
        <w:t>1</w:t>
      </w:r>
      <w:r>
        <w:rPr>
          <w:rFonts w:ascii="Arial" w:hAnsi="Arial"/>
          <w:i/>
          <w:spacing w:val="-5"/>
          <w:sz w:val="24"/>
        </w:rPr>
        <w:t>,</w:t>
      </w:r>
      <w:r>
        <w:rPr>
          <w:rFonts w:ascii="Arial" w:hAnsi="Arial"/>
          <w:i/>
          <w:sz w:val="24"/>
        </w:rPr>
        <w:tab/>
      </w:r>
      <w:r>
        <w:rPr>
          <w:rFonts w:ascii="Lucida Sans Unicode" w:hAnsi="Lucida Sans Unicode"/>
          <w:w w:val="75"/>
          <w:sz w:val="24"/>
        </w:rPr>
        <w:t>∀</w:t>
      </w:r>
      <w:r>
        <w:rPr>
          <w:i/>
          <w:w w:val="75"/>
          <w:sz w:val="24"/>
        </w:rPr>
        <w:t>k</w:t>
      </w:r>
      <w:r>
        <w:rPr>
          <w:i/>
          <w:spacing w:val="3"/>
          <w:sz w:val="24"/>
        </w:rPr>
        <w:t xml:space="preserve"> </w:t>
      </w:r>
      <w:r>
        <w:rPr>
          <w:rFonts w:ascii="Lucida Sans Unicode" w:hAnsi="Lucida Sans Unicode"/>
          <w:w w:val="75"/>
          <w:sz w:val="24"/>
        </w:rPr>
        <w:t>∈</w:t>
      </w:r>
      <w:r>
        <w:rPr>
          <w:rFonts w:ascii="Lucida Sans Unicode" w:hAnsi="Lucida Sans Unicode"/>
          <w:spacing w:val="-17"/>
          <w:sz w:val="24"/>
        </w:rPr>
        <w:t xml:space="preserve"> </w:t>
      </w:r>
      <w:r>
        <w:rPr>
          <w:i/>
          <w:spacing w:val="-10"/>
          <w:w w:val="75"/>
          <w:sz w:val="24"/>
        </w:rPr>
        <w:t>K</w:t>
      </w:r>
      <w:r>
        <w:rPr>
          <w:i/>
          <w:sz w:val="24"/>
        </w:rPr>
        <w:tab/>
      </w:r>
      <w:commentRangeStart w:id="145"/>
      <w:r>
        <w:rPr>
          <w:spacing w:val="-2"/>
          <w:sz w:val="24"/>
        </w:rPr>
        <w:t>(2.8)</w:t>
      </w:r>
      <w:commentRangeEnd w:id="145"/>
      <w:r w:rsidR="00B97B2B">
        <w:rPr>
          <w:rStyle w:val="Refdecomentrio"/>
          <w:sz w:val="24"/>
          <w:szCs w:val="22"/>
        </w:rPr>
        <w:commentReference w:id="145"/>
      </w:r>
    </w:p>
    <w:p w14:paraId="03249837" w14:textId="77777777" w:rsidR="00036C99" w:rsidRDefault="004767C7">
      <w:pPr>
        <w:spacing w:line="238" w:lineRule="exact"/>
        <w:ind w:left="143"/>
        <w:rPr>
          <w:i/>
          <w:sz w:val="18"/>
        </w:rPr>
      </w:pPr>
      <w:r>
        <w:rPr>
          <w:i/>
          <w:spacing w:val="-5"/>
          <w:sz w:val="18"/>
        </w:rPr>
        <w:t>i</w:t>
      </w:r>
      <w:r>
        <w:rPr>
          <w:rFonts w:ascii="Lucida Sans Unicode" w:hAnsi="Lucida Sans Unicode"/>
          <w:spacing w:val="-5"/>
          <w:sz w:val="18"/>
        </w:rPr>
        <w:t>∈</w:t>
      </w:r>
      <w:r>
        <w:rPr>
          <w:i/>
          <w:spacing w:val="-5"/>
          <w:sz w:val="18"/>
        </w:rPr>
        <w:t>I</w:t>
      </w:r>
    </w:p>
    <w:p w14:paraId="2DF01A8C" w14:textId="77777777" w:rsidR="00036C99" w:rsidRDefault="00036C99">
      <w:pPr>
        <w:pStyle w:val="Corpodetexto"/>
        <w:rPr>
          <w:i/>
        </w:rPr>
      </w:pPr>
    </w:p>
    <w:p w14:paraId="6F3738E9" w14:textId="77777777" w:rsidR="00036C99" w:rsidRDefault="00036C99">
      <w:pPr>
        <w:pStyle w:val="Corpodetexto"/>
        <w:spacing w:before="202"/>
        <w:rPr>
          <w:i/>
        </w:rPr>
      </w:pPr>
    </w:p>
    <w:p w14:paraId="348F4180" w14:textId="77777777" w:rsidR="00036C99" w:rsidRDefault="004767C7">
      <w:pPr>
        <w:tabs>
          <w:tab w:val="left" w:pos="2106"/>
          <w:tab w:val="left" w:pos="8768"/>
        </w:tabs>
        <w:spacing w:line="351" w:lineRule="exact"/>
        <w:ind w:left="152"/>
        <w:rPr>
          <w:sz w:val="24"/>
        </w:rPr>
      </w:pPr>
      <w:r>
        <w:rPr>
          <w:position w:val="-4"/>
          <w:sz w:val="34"/>
        </w:rPr>
        <w:t>∑</w:t>
      </w:r>
      <w:r>
        <w:rPr>
          <w:spacing w:val="1"/>
          <w:position w:val="-4"/>
          <w:sz w:val="34"/>
        </w:rPr>
        <w:t xml:space="preserve"> </w:t>
      </w:r>
      <w:r>
        <w:rPr>
          <w:position w:val="-4"/>
          <w:sz w:val="34"/>
        </w:rPr>
        <w:t>∑</w:t>
      </w:r>
      <w:r>
        <w:rPr>
          <w:spacing w:val="-11"/>
          <w:position w:val="-4"/>
          <w:sz w:val="34"/>
        </w:rPr>
        <w:t xml:space="preserve"> </w:t>
      </w:r>
      <w:r>
        <w:rPr>
          <w:i/>
          <w:sz w:val="24"/>
        </w:rPr>
        <w:t>x</w:t>
      </w:r>
      <w:r>
        <w:rPr>
          <w:i/>
          <w:sz w:val="24"/>
          <w:vertAlign w:val="subscript"/>
        </w:rPr>
        <w:t>i</w:t>
      </w:r>
      <w:r>
        <w:rPr>
          <w:i/>
          <w:spacing w:val="-33"/>
          <w:sz w:val="24"/>
        </w:rPr>
        <w:t xml:space="preserve"> </w:t>
      </w:r>
      <w:r>
        <w:rPr>
          <w:i/>
          <w:sz w:val="24"/>
          <w:vertAlign w:val="subscript"/>
        </w:rPr>
        <w:t>jk</w:t>
      </w:r>
      <w:r>
        <w:rPr>
          <w:i/>
          <w:spacing w:val="11"/>
          <w:sz w:val="24"/>
        </w:rPr>
        <w:t xml:space="preserve"> </w:t>
      </w:r>
      <w:r>
        <w:rPr>
          <w:rFonts w:ascii="Lucida Sans Unicode" w:hAnsi="Lucida Sans Unicode"/>
          <w:sz w:val="24"/>
        </w:rPr>
        <w:t>=</w:t>
      </w:r>
      <w:r>
        <w:rPr>
          <w:rFonts w:ascii="Lucida Sans Unicode" w:hAnsi="Lucida Sans Unicode"/>
          <w:spacing w:val="-20"/>
          <w:sz w:val="24"/>
        </w:rPr>
        <w:t xml:space="preserve"> </w:t>
      </w:r>
      <w:r>
        <w:rPr>
          <w:spacing w:val="-7"/>
          <w:sz w:val="24"/>
        </w:rPr>
        <w:t>1</w:t>
      </w:r>
      <w:r>
        <w:rPr>
          <w:rFonts w:ascii="Arial" w:hAnsi="Arial"/>
          <w:i/>
          <w:spacing w:val="-7"/>
          <w:sz w:val="24"/>
        </w:rPr>
        <w:t>,</w:t>
      </w:r>
      <w:r>
        <w:rPr>
          <w:rFonts w:ascii="Arial" w:hAnsi="Arial"/>
          <w:i/>
          <w:sz w:val="24"/>
        </w:rPr>
        <w:tab/>
      </w:r>
      <w:r>
        <w:rPr>
          <w:rFonts w:ascii="Lucida Sans Unicode" w:hAnsi="Lucida Sans Unicode"/>
          <w:w w:val="75"/>
          <w:sz w:val="24"/>
        </w:rPr>
        <w:t>∀</w:t>
      </w:r>
      <w:r>
        <w:rPr>
          <w:i/>
          <w:w w:val="75"/>
          <w:sz w:val="24"/>
        </w:rPr>
        <w:t>i</w:t>
      </w:r>
      <w:r>
        <w:rPr>
          <w:i/>
          <w:spacing w:val="-6"/>
          <w:sz w:val="24"/>
        </w:rPr>
        <w:t xml:space="preserve"> </w:t>
      </w:r>
      <w:r>
        <w:rPr>
          <w:rFonts w:ascii="Lucida Sans Unicode" w:hAnsi="Lucida Sans Unicode"/>
          <w:w w:val="75"/>
          <w:sz w:val="24"/>
        </w:rPr>
        <w:t>∈</w:t>
      </w:r>
      <w:r>
        <w:rPr>
          <w:rFonts w:ascii="Lucida Sans Unicode" w:hAnsi="Lucida Sans Unicode"/>
          <w:spacing w:val="-3"/>
          <w:w w:val="75"/>
          <w:sz w:val="24"/>
        </w:rPr>
        <w:t xml:space="preserve"> </w:t>
      </w:r>
      <w:commentRangeStart w:id="146"/>
      <w:r>
        <w:rPr>
          <w:i/>
          <w:spacing w:val="-12"/>
          <w:w w:val="75"/>
          <w:sz w:val="24"/>
        </w:rPr>
        <w:t>I</w:t>
      </w:r>
      <w:commentRangeEnd w:id="146"/>
      <w:r w:rsidR="0036753C">
        <w:rPr>
          <w:rStyle w:val="Refdecomentrio"/>
          <w:i/>
          <w:sz w:val="24"/>
          <w:szCs w:val="22"/>
        </w:rPr>
        <w:commentReference w:id="146"/>
      </w:r>
      <w:r>
        <w:rPr>
          <w:i/>
          <w:sz w:val="24"/>
        </w:rPr>
        <w:tab/>
      </w:r>
      <w:r>
        <w:rPr>
          <w:spacing w:val="-2"/>
          <w:sz w:val="24"/>
        </w:rPr>
        <w:t>(2.9)</w:t>
      </w:r>
    </w:p>
    <w:p w14:paraId="76D092E7" w14:textId="77777777" w:rsidR="00036C99" w:rsidRDefault="004767C7">
      <w:pPr>
        <w:spacing w:line="247" w:lineRule="exact"/>
        <w:ind w:left="166"/>
        <w:rPr>
          <w:i/>
          <w:sz w:val="18"/>
        </w:rPr>
      </w:pPr>
      <w:r>
        <w:rPr>
          <w:i/>
          <w:w w:val="90"/>
          <w:position w:val="1"/>
          <w:sz w:val="18"/>
        </w:rPr>
        <w:t>j</w:t>
      </w:r>
      <w:r>
        <w:rPr>
          <w:rFonts w:ascii="Lucida Sans Unicode" w:hAnsi="Lucida Sans Unicode"/>
          <w:w w:val="90"/>
          <w:position w:val="1"/>
          <w:sz w:val="18"/>
        </w:rPr>
        <w:t>∈</w:t>
      </w:r>
      <w:r>
        <w:rPr>
          <w:i/>
          <w:w w:val="90"/>
          <w:position w:val="1"/>
          <w:sz w:val="18"/>
        </w:rPr>
        <w:t>I</w:t>
      </w:r>
      <w:r>
        <w:rPr>
          <w:i/>
          <w:spacing w:val="-3"/>
          <w:w w:val="90"/>
          <w:position w:val="1"/>
          <w:sz w:val="18"/>
        </w:rPr>
        <w:t xml:space="preserve"> </w:t>
      </w:r>
      <w:r>
        <w:rPr>
          <w:i/>
          <w:spacing w:val="-5"/>
          <w:sz w:val="18"/>
        </w:rPr>
        <w:t>k</w:t>
      </w:r>
      <w:r>
        <w:rPr>
          <w:rFonts w:ascii="Lucida Sans Unicode" w:hAnsi="Lucida Sans Unicode"/>
          <w:spacing w:val="-5"/>
          <w:sz w:val="18"/>
        </w:rPr>
        <w:t>∈</w:t>
      </w:r>
      <w:r>
        <w:rPr>
          <w:i/>
          <w:spacing w:val="-5"/>
          <w:sz w:val="18"/>
        </w:rPr>
        <w:t>K</w:t>
      </w:r>
    </w:p>
    <w:p w14:paraId="3AA0AC18" w14:textId="77777777" w:rsidR="00036C99" w:rsidRDefault="00036C99">
      <w:pPr>
        <w:pStyle w:val="Corpodetexto"/>
        <w:rPr>
          <w:i/>
        </w:rPr>
      </w:pPr>
    </w:p>
    <w:p w14:paraId="40F6D814" w14:textId="77777777" w:rsidR="00036C99" w:rsidRDefault="00036C99">
      <w:pPr>
        <w:pStyle w:val="Corpodetexto"/>
        <w:spacing w:before="195"/>
        <w:rPr>
          <w:i/>
        </w:rPr>
      </w:pPr>
    </w:p>
    <w:p w14:paraId="58CC5C6B" w14:textId="77777777" w:rsidR="00036C99" w:rsidRDefault="004767C7">
      <w:pPr>
        <w:tabs>
          <w:tab w:val="left" w:pos="2626"/>
          <w:tab w:val="left" w:pos="8649"/>
        </w:tabs>
        <w:spacing w:line="346" w:lineRule="exact"/>
        <w:ind w:left="152"/>
        <w:rPr>
          <w:sz w:val="24"/>
        </w:rPr>
      </w:pPr>
      <w:r>
        <w:rPr>
          <w:position w:val="-4"/>
          <w:sz w:val="34"/>
        </w:rPr>
        <w:t>∑</w:t>
      </w:r>
      <w:r>
        <w:rPr>
          <w:spacing w:val="-44"/>
          <w:position w:val="-4"/>
          <w:sz w:val="34"/>
        </w:rPr>
        <w:t xml:space="preserve"> </w:t>
      </w:r>
      <w:r>
        <w:rPr>
          <w:i/>
          <w:sz w:val="24"/>
        </w:rPr>
        <w:t>x</w:t>
      </w:r>
      <w:r>
        <w:rPr>
          <w:i/>
          <w:sz w:val="24"/>
          <w:vertAlign w:val="subscript"/>
        </w:rPr>
        <w:t>i</w:t>
      </w:r>
      <w:r>
        <w:rPr>
          <w:i/>
          <w:spacing w:val="-31"/>
          <w:sz w:val="24"/>
        </w:rPr>
        <w:t xml:space="preserve"> </w:t>
      </w:r>
      <w:r>
        <w:rPr>
          <w:i/>
          <w:sz w:val="24"/>
          <w:vertAlign w:val="subscript"/>
        </w:rPr>
        <w:t>jk</w:t>
      </w:r>
      <w:r>
        <w:rPr>
          <w:i/>
          <w:spacing w:val="-9"/>
          <w:sz w:val="24"/>
        </w:rPr>
        <w:t xml:space="preserve"> </w:t>
      </w:r>
      <w:r>
        <w:rPr>
          <w:rFonts w:ascii="Lucida Sans Unicode" w:hAnsi="Lucida Sans Unicode"/>
          <w:sz w:val="24"/>
        </w:rPr>
        <w:t>−</w:t>
      </w:r>
      <w:r>
        <w:rPr>
          <w:rFonts w:ascii="Lucida Sans Unicode" w:hAnsi="Lucida Sans Unicode"/>
          <w:spacing w:val="-27"/>
          <w:sz w:val="24"/>
        </w:rPr>
        <w:t xml:space="preserve"> </w:t>
      </w:r>
      <w:r>
        <w:rPr>
          <w:position w:val="-4"/>
          <w:sz w:val="34"/>
        </w:rPr>
        <w:t>∑</w:t>
      </w:r>
      <w:r>
        <w:rPr>
          <w:spacing w:val="-43"/>
          <w:position w:val="-4"/>
          <w:sz w:val="34"/>
        </w:rPr>
        <w:t xml:space="preserve"> </w:t>
      </w:r>
      <w:r>
        <w:rPr>
          <w:i/>
          <w:sz w:val="24"/>
        </w:rPr>
        <w:t>x</w:t>
      </w:r>
      <w:r>
        <w:rPr>
          <w:i/>
          <w:spacing w:val="-31"/>
          <w:sz w:val="24"/>
        </w:rPr>
        <w:t xml:space="preserve"> </w:t>
      </w:r>
      <w:r>
        <w:rPr>
          <w:i/>
          <w:sz w:val="24"/>
          <w:vertAlign w:val="subscript"/>
        </w:rPr>
        <w:t>jik</w:t>
      </w:r>
      <w:r>
        <w:rPr>
          <w:i/>
          <w:spacing w:val="13"/>
          <w:sz w:val="24"/>
        </w:rPr>
        <w:t xml:space="preserve"> </w:t>
      </w:r>
      <w:r>
        <w:rPr>
          <w:rFonts w:ascii="Lucida Sans Unicode" w:hAnsi="Lucida Sans Unicode"/>
          <w:sz w:val="24"/>
        </w:rPr>
        <w:t>=</w:t>
      </w:r>
      <w:r>
        <w:rPr>
          <w:rFonts w:ascii="Lucida Sans Unicode" w:hAnsi="Lucida Sans Unicode"/>
          <w:spacing w:val="-18"/>
          <w:sz w:val="24"/>
        </w:rPr>
        <w:t xml:space="preserve"> </w:t>
      </w:r>
      <w:r>
        <w:rPr>
          <w:spacing w:val="-5"/>
          <w:sz w:val="24"/>
        </w:rPr>
        <w:t>0</w:t>
      </w:r>
      <w:r>
        <w:rPr>
          <w:rFonts w:ascii="Arial" w:hAnsi="Arial"/>
          <w:i/>
          <w:spacing w:val="-5"/>
          <w:sz w:val="24"/>
        </w:rPr>
        <w:t>,</w:t>
      </w:r>
      <w:r>
        <w:rPr>
          <w:rFonts w:ascii="Arial" w:hAnsi="Arial"/>
          <w:i/>
          <w:sz w:val="24"/>
        </w:rPr>
        <w:tab/>
      </w:r>
      <w:r>
        <w:rPr>
          <w:rFonts w:ascii="Lucida Sans Unicode" w:hAnsi="Lucida Sans Unicode"/>
          <w:w w:val="90"/>
          <w:sz w:val="24"/>
        </w:rPr>
        <w:t>∀</w:t>
      </w:r>
      <w:r>
        <w:rPr>
          <w:i/>
          <w:w w:val="90"/>
          <w:sz w:val="24"/>
        </w:rPr>
        <w:t>i</w:t>
      </w:r>
      <w:r>
        <w:rPr>
          <w:i/>
          <w:spacing w:val="-5"/>
          <w:w w:val="90"/>
          <w:sz w:val="24"/>
        </w:rPr>
        <w:t xml:space="preserve"> </w:t>
      </w:r>
      <w:r>
        <w:rPr>
          <w:rFonts w:ascii="Lucida Sans Unicode" w:hAnsi="Lucida Sans Unicode"/>
          <w:w w:val="90"/>
          <w:sz w:val="24"/>
        </w:rPr>
        <w:t>∈</w:t>
      </w:r>
      <w:r>
        <w:rPr>
          <w:rFonts w:ascii="Lucida Sans Unicode" w:hAnsi="Lucida Sans Unicode"/>
          <w:spacing w:val="-16"/>
          <w:w w:val="90"/>
          <w:sz w:val="24"/>
        </w:rPr>
        <w:t xml:space="preserve"> </w:t>
      </w:r>
      <w:r>
        <w:rPr>
          <w:i/>
          <w:w w:val="90"/>
          <w:sz w:val="24"/>
        </w:rPr>
        <w:t>I</w:t>
      </w:r>
      <w:r>
        <w:rPr>
          <w:i/>
          <w:spacing w:val="-9"/>
          <w:w w:val="90"/>
          <w:sz w:val="24"/>
        </w:rPr>
        <w:t xml:space="preserve"> </w:t>
      </w:r>
      <w:r>
        <w:rPr>
          <w:rFonts w:ascii="Lucida Sans Unicode" w:hAnsi="Lucida Sans Unicode"/>
          <w:w w:val="90"/>
          <w:sz w:val="24"/>
        </w:rPr>
        <w:t>\</w:t>
      </w:r>
      <w:r>
        <w:rPr>
          <w:rFonts w:ascii="Lucida Sans Unicode" w:hAnsi="Lucida Sans Unicode"/>
          <w:spacing w:val="-35"/>
          <w:w w:val="90"/>
          <w:sz w:val="24"/>
        </w:rPr>
        <w:t xml:space="preserve"> </w:t>
      </w:r>
      <w:r>
        <w:rPr>
          <w:rFonts w:ascii="Lucida Sans Unicode" w:hAnsi="Lucida Sans Unicode"/>
          <w:w w:val="90"/>
          <w:sz w:val="24"/>
        </w:rPr>
        <w:t>{</w:t>
      </w:r>
      <w:r>
        <w:rPr>
          <w:w w:val="90"/>
          <w:sz w:val="24"/>
        </w:rPr>
        <w:t>0</w:t>
      </w:r>
      <w:r>
        <w:rPr>
          <w:rFonts w:ascii="Lucida Sans Unicode" w:hAnsi="Lucida Sans Unicode"/>
          <w:w w:val="90"/>
          <w:sz w:val="24"/>
        </w:rPr>
        <w:t>}</w:t>
      </w:r>
      <w:r>
        <w:rPr>
          <w:rFonts w:ascii="Arial" w:hAnsi="Arial"/>
          <w:i/>
          <w:w w:val="90"/>
          <w:sz w:val="24"/>
        </w:rPr>
        <w:t>,</w:t>
      </w:r>
      <w:r>
        <w:rPr>
          <w:rFonts w:ascii="Arial" w:hAnsi="Arial"/>
          <w:i/>
          <w:spacing w:val="-35"/>
          <w:w w:val="90"/>
          <w:sz w:val="24"/>
        </w:rPr>
        <w:t xml:space="preserve"> </w:t>
      </w:r>
      <w:r>
        <w:rPr>
          <w:rFonts w:ascii="Lucida Sans Unicode" w:hAnsi="Lucida Sans Unicode"/>
          <w:w w:val="90"/>
          <w:sz w:val="24"/>
        </w:rPr>
        <w:t>∀</w:t>
      </w:r>
      <w:r>
        <w:rPr>
          <w:i/>
          <w:w w:val="90"/>
          <w:sz w:val="24"/>
        </w:rPr>
        <w:t>k</w:t>
      </w:r>
      <w:r>
        <w:rPr>
          <w:i/>
          <w:spacing w:val="-3"/>
          <w:sz w:val="24"/>
        </w:rPr>
        <w:t xml:space="preserve"> </w:t>
      </w:r>
      <w:r>
        <w:rPr>
          <w:rFonts w:ascii="Lucida Sans Unicode" w:hAnsi="Lucida Sans Unicode"/>
          <w:w w:val="90"/>
          <w:sz w:val="24"/>
        </w:rPr>
        <w:t>∈</w:t>
      </w:r>
      <w:r>
        <w:rPr>
          <w:rFonts w:ascii="Lucida Sans Unicode" w:hAnsi="Lucida Sans Unicode"/>
          <w:spacing w:val="-16"/>
          <w:w w:val="90"/>
          <w:sz w:val="24"/>
        </w:rPr>
        <w:t xml:space="preserve"> </w:t>
      </w:r>
      <w:r>
        <w:rPr>
          <w:i/>
          <w:spacing w:val="-10"/>
          <w:w w:val="90"/>
          <w:sz w:val="24"/>
        </w:rPr>
        <w:t>K</w:t>
      </w:r>
      <w:r>
        <w:rPr>
          <w:i/>
          <w:sz w:val="24"/>
        </w:rPr>
        <w:tab/>
      </w:r>
      <w:r>
        <w:rPr>
          <w:spacing w:val="-2"/>
          <w:sz w:val="24"/>
        </w:rPr>
        <w:t>(2.10)</w:t>
      </w:r>
    </w:p>
    <w:p w14:paraId="330256F4" w14:textId="77777777" w:rsidR="00036C99" w:rsidRDefault="004767C7">
      <w:pPr>
        <w:tabs>
          <w:tab w:val="left" w:pos="1044"/>
        </w:tabs>
        <w:spacing w:line="245" w:lineRule="exact"/>
        <w:ind w:left="166"/>
        <w:rPr>
          <w:i/>
          <w:sz w:val="18"/>
        </w:rPr>
      </w:pPr>
      <w:r>
        <w:rPr>
          <w:i/>
          <w:spacing w:val="-5"/>
          <w:sz w:val="18"/>
        </w:rPr>
        <w:t>j</w:t>
      </w:r>
      <w:r>
        <w:rPr>
          <w:rFonts w:ascii="Lucida Sans Unicode" w:hAnsi="Lucida Sans Unicode"/>
          <w:spacing w:val="-5"/>
          <w:sz w:val="18"/>
        </w:rPr>
        <w:t>∈</w:t>
      </w:r>
      <w:r>
        <w:rPr>
          <w:i/>
          <w:spacing w:val="-5"/>
          <w:sz w:val="18"/>
        </w:rPr>
        <w:t>I</w:t>
      </w:r>
      <w:r>
        <w:rPr>
          <w:i/>
          <w:sz w:val="18"/>
        </w:rPr>
        <w:tab/>
      </w:r>
      <w:r>
        <w:rPr>
          <w:i/>
          <w:spacing w:val="-5"/>
          <w:sz w:val="18"/>
        </w:rPr>
        <w:t>j</w:t>
      </w:r>
      <w:r>
        <w:rPr>
          <w:rFonts w:ascii="Lucida Sans Unicode" w:hAnsi="Lucida Sans Unicode"/>
          <w:spacing w:val="-5"/>
          <w:sz w:val="18"/>
        </w:rPr>
        <w:t>∈</w:t>
      </w:r>
      <w:r>
        <w:rPr>
          <w:i/>
          <w:spacing w:val="-5"/>
          <w:sz w:val="18"/>
        </w:rPr>
        <w:t>I</w:t>
      </w:r>
    </w:p>
    <w:p w14:paraId="7BCE9F8F" w14:textId="77777777" w:rsidR="00036C99" w:rsidRDefault="00036C99">
      <w:pPr>
        <w:pStyle w:val="Corpodetexto"/>
        <w:rPr>
          <w:i/>
          <w:sz w:val="20"/>
        </w:rPr>
      </w:pPr>
    </w:p>
    <w:p w14:paraId="40CC37BF" w14:textId="77777777" w:rsidR="00036C99" w:rsidRDefault="00036C99">
      <w:pPr>
        <w:pStyle w:val="Corpodetexto"/>
        <w:spacing w:before="164"/>
        <w:rPr>
          <w:i/>
          <w:sz w:val="20"/>
        </w:rPr>
      </w:pPr>
    </w:p>
    <w:p w14:paraId="75836B88" w14:textId="77777777" w:rsidR="00036C99" w:rsidRDefault="00036C99">
      <w:pPr>
        <w:pStyle w:val="Corpodetexto"/>
        <w:rPr>
          <w:i/>
          <w:sz w:val="20"/>
        </w:rPr>
        <w:sectPr w:rsidR="00036C99">
          <w:pgSz w:w="11910" w:h="16840"/>
          <w:pgMar w:top="1260" w:right="992" w:bottom="280" w:left="1559" w:header="1034" w:footer="0" w:gutter="0"/>
          <w:cols w:space="720"/>
        </w:sectPr>
      </w:pPr>
    </w:p>
    <w:p w14:paraId="4DC135BE" w14:textId="77777777" w:rsidR="00036C99" w:rsidRDefault="004767C7">
      <w:pPr>
        <w:spacing w:before="131" w:line="361" w:lineRule="exact"/>
        <w:ind w:left="140"/>
        <w:jc w:val="center"/>
        <w:rPr>
          <w:sz w:val="34"/>
        </w:rPr>
      </w:pPr>
      <w:r>
        <w:rPr>
          <w:spacing w:val="-10"/>
          <w:sz w:val="34"/>
        </w:rPr>
        <w:t>∑</w:t>
      </w:r>
    </w:p>
    <w:p w14:paraId="0837A540" w14:textId="77777777" w:rsidR="00036C99" w:rsidRDefault="004767C7">
      <w:pPr>
        <w:spacing w:line="246" w:lineRule="exact"/>
        <w:ind w:left="140"/>
        <w:jc w:val="center"/>
        <w:rPr>
          <w:rFonts w:ascii="Lucida Sans Unicode" w:hAnsi="Lucida Sans Unicode"/>
          <w:sz w:val="18"/>
        </w:rPr>
      </w:pPr>
      <w:r>
        <w:rPr>
          <w:i/>
          <w:spacing w:val="-2"/>
          <w:sz w:val="18"/>
        </w:rPr>
        <w:t>i</w:t>
      </w:r>
      <w:r>
        <w:rPr>
          <w:rFonts w:ascii="Lucida Sans Unicode" w:hAnsi="Lucida Sans Unicode"/>
          <w:spacing w:val="-2"/>
          <w:sz w:val="18"/>
        </w:rPr>
        <w:t>∈</w:t>
      </w:r>
      <w:r>
        <w:rPr>
          <w:i/>
          <w:spacing w:val="-2"/>
          <w:sz w:val="18"/>
        </w:rPr>
        <w:t>I</w:t>
      </w:r>
      <w:r>
        <w:rPr>
          <w:rFonts w:ascii="Lucida Sans Unicode" w:hAnsi="Lucida Sans Unicode"/>
          <w:spacing w:val="-2"/>
          <w:sz w:val="18"/>
        </w:rPr>
        <w:t>\{</w:t>
      </w:r>
      <w:r>
        <w:rPr>
          <w:spacing w:val="-2"/>
          <w:sz w:val="18"/>
        </w:rPr>
        <w:t>0</w:t>
      </w:r>
      <w:r>
        <w:rPr>
          <w:rFonts w:ascii="Lucida Sans Unicode" w:hAnsi="Lucida Sans Unicode"/>
          <w:spacing w:val="-2"/>
          <w:sz w:val="18"/>
        </w:rPr>
        <w:t>}</w:t>
      </w:r>
    </w:p>
    <w:p w14:paraId="59CB38F4" w14:textId="77777777" w:rsidR="00036C99" w:rsidRDefault="004767C7">
      <w:pPr>
        <w:tabs>
          <w:tab w:val="left" w:pos="1960"/>
          <w:tab w:val="left" w:pos="7885"/>
        </w:tabs>
        <w:spacing w:before="130" w:line="353" w:lineRule="exact"/>
        <w:rPr>
          <w:sz w:val="24"/>
        </w:rPr>
      </w:pPr>
      <w:r>
        <w:br w:type="column"/>
      </w:r>
      <w:r>
        <w:rPr>
          <w:i/>
          <w:sz w:val="24"/>
        </w:rPr>
        <w:t>q</w:t>
      </w:r>
      <w:r>
        <w:rPr>
          <w:i/>
          <w:sz w:val="24"/>
          <w:vertAlign w:val="subscript"/>
        </w:rPr>
        <w:t>i</w:t>
      </w:r>
      <w:r>
        <w:rPr>
          <w:i/>
          <w:spacing w:val="-8"/>
          <w:sz w:val="24"/>
        </w:rPr>
        <w:t xml:space="preserve"> </w:t>
      </w:r>
      <w:r>
        <w:rPr>
          <w:position w:val="-4"/>
          <w:sz w:val="34"/>
        </w:rPr>
        <w:t>∑</w:t>
      </w:r>
      <w:r>
        <w:rPr>
          <w:spacing w:val="-44"/>
          <w:position w:val="-4"/>
          <w:sz w:val="34"/>
        </w:rPr>
        <w:t xml:space="preserve"> </w:t>
      </w:r>
      <w:r>
        <w:rPr>
          <w:i/>
          <w:sz w:val="24"/>
        </w:rPr>
        <w:t>x</w:t>
      </w:r>
      <w:r>
        <w:rPr>
          <w:i/>
          <w:sz w:val="24"/>
          <w:vertAlign w:val="subscript"/>
        </w:rPr>
        <w:t>i</w:t>
      </w:r>
      <w:r>
        <w:rPr>
          <w:i/>
          <w:spacing w:val="-32"/>
          <w:sz w:val="24"/>
        </w:rPr>
        <w:t xml:space="preserve"> </w:t>
      </w:r>
      <w:r>
        <w:rPr>
          <w:i/>
          <w:sz w:val="24"/>
          <w:vertAlign w:val="subscript"/>
        </w:rPr>
        <w:t>jk</w:t>
      </w:r>
      <w:r>
        <w:rPr>
          <w:i/>
          <w:spacing w:val="12"/>
          <w:sz w:val="24"/>
        </w:rPr>
        <w:t xml:space="preserve"> </w:t>
      </w:r>
      <w:r>
        <w:rPr>
          <w:rFonts w:ascii="Lucida Sans Unicode" w:hAnsi="Lucida Sans Unicode"/>
          <w:sz w:val="24"/>
        </w:rPr>
        <w:t>≤</w:t>
      </w:r>
      <w:r>
        <w:rPr>
          <w:rFonts w:ascii="Lucida Sans Unicode" w:hAnsi="Lucida Sans Unicode"/>
          <w:spacing w:val="-19"/>
          <w:sz w:val="24"/>
        </w:rPr>
        <w:t xml:space="preserve"> </w:t>
      </w:r>
      <w:commentRangeStart w:id="147"/>
      <w:r>
        <w:rPr>
          <w:i/>
          <w:spacing w:val="-5"/>
          <w:sz w:val="24"/>
        </w:rPr>
        <w:t>Q</w:t>
      </w:r>
      <w:r>
        <w:rPr>
          <w:i/>
          <w:spacing w:val="-5"/>
          <w:sz w:val="24"/>
          <w:vertAlign w:val="subscript"/>
        </w:rPr>
        <w:t>k</w:t>
      </w:r>
      <w:commentRangeEnd w:id="147"/>
      <w:r w:rsidR="002C099D">
        <w:rPr>
          <w:rStyle w:val="Refdecomentrio"/>
          <w:rFonts w:ascii="Arial" w:hAnsi="Arial"/>
          <w:i/>
          <w:spacing w:val="-5"/>
          <w:sz w:val="24"/>
          <w:szCs w:val="22"/>
        </w:rPr>
        <w:commentReference w:id="147"/>
      </w:r>
      <w:r>
        <w:rPr>
          <w:rFonts w:ascii="Arial" w:hAnsi="Arial"/>
          <w:i/>
          <w:spacing w:val="-5"/>
          <w:sz w:val="24"/>
        </w:rPr>
        <w:t>,</w:t>
      </w:r>
      <w:r>
        <w:rPr>
          <w:rFonts w:ascii="Arial" w:hAnsi="Arial"/>
          <w:i/>
          <w:sz w:val="24"/>
        </w:rPr>
        <w:tab/>
      </w:r>
      <w:r>
        <w:rPr>
          <w:rFonts w:ascii="Lucida Sans Unicode" w:hAnsi="Lucida Sans Unicode"/>
          <w:w w:val="75"/>
          <w:sz w:val="24"/>
        </w:rPr>
        <w:t>∀</w:t>
      </w:r>
      <w:r>
        <w:rPr>
          <w:i/>
          <w:w w:val="75"/>
          <w:sz w:val="24"/>
        </w:rPr>
        <w:t>k</w:t>
      </w:r>
      <w:r>
        <w:rPr>
          <w:i/>
          <w:spacing w:val="3"/>
          <w:sz w:val="24"/>
        </w:rPr>
        <w:t xml:space="preserve"> </w:t>
      </w:r>
      <w:r>
        <w:rPr>
          <w:rFonts w:ascii="Lucida Sans Unicode" w:hAnsi="Lucida Sans Unicode"/>
          <w:w w:val="75"/>
          <w:sz w:val="24"/>
        </w:rPr>
        <w:t>∈</w:t>
      </w:r>
      <w:r>
        <w:rPr>
          <w:rFonts w:ascii="Lucida Sans Unicode" w:hAnsi="Lucida Sans Unicode"/>
          <w:spacing w:val="-16"/>
          <w:sz w:val="24"/>
        </w:rPr>
        <w:t xml:space="preserve"> </w:t>
      </w:r>
      <w:r>
        <w:rPr>
          <w:i/>
          <w:spacing w:val="-10"/>
          <w:w w:val="75"/>
          <w:sz w:val="24"/>
        </w:rPr>
        <w:t>K</w:t>
      </w:r>
      <w:r>
        <w:rPr>
          <w:i/>
          <w:sz w:val="24"/>
        </w:rPr>
        <w:tab/>
      </w:r>
      <w:r>
        <w:rPr>
          <w:spacing w:val="-2"/>
          <w:sz w:val="24"/>
        </w:rPr>
        <w:t>(2.11)</w:t>
      </w:r>
    </w:p>
    <w:p w14:paraId="6454C506" w14:textId="77777777" w:rsidR="00036C99" w:rsidRDefault="004767C7">
      <w:pPr>
        <w:spacing w:line="238" w:lineRule="exact"/>
        <w:ind w:left="232"/>
        <w:rPr>
          <w:i/>
          <w:sz w:val="18"/>
        </w:rPr>
      </w:pPr>
      <w:r>
        <w:rPr>
          <w:i/>
          <w:spacing w:val="-5"/>
          <w:sz w:val="18"/>
        </w:rPr>
        <w:t>j</w:t>
      </w:r>
      <w:r>
        <w:rPr>
          <w:rFonts w:ascii="Lucida Sans Unicode" w:hAnsi="Lucida Sans Unicode"/>
          <w:spacing w:val="-5"/>
          <w:sz w:val="18"/>
        </w:rPr>
        <w:t>∈</w:t>
      </w:r>
      <w:r>
        <w:rPr>
          <w:i/>
          <w:spacing w:val="-5"/>
          <w:sz w:val="18"/>
        </w:rPr>
        <w:t>I</w:t>
      </w:r>
    </w:p>
    <w:p w14:paraId="231775F6" w14:textId="77777777" w:rsidR="00036C99" w:rsidRDefault="00036C99">
      <w:pPr>
        <w:spacing w:line="238" w:lineRule="exact"/>
        <w:rPr>
          <w:i/>
          <w:sz w:val="18"/>
        </w:rPr>
        <w:sectPr w:rsidR="00036C99">
          <w:type w:val="continuous"/>
          <w:pgSz w:w="11910" w:h="16840"/>
          <w:pgMar w:top="1680" w:right="992" w:bottom="280" w:left="1559" w:header="1034" w:footer="0" w:gutter="0"/>
          <w:cols w:num="2" w:space="720" w:equalWidth="0">
            <w:col w:w="737" w:space="26"/>
            <w:col w:w="8596"/>
          </w:cols>
        </w:sectPr>
      </w:pPr>
    </w:p>
    <w:p w14:paraId="56151EBB" w14:textId="77777777" w:rsidR="00036C99" w:rsidRDefault="00036C99">
      <w:pPr>
        <w:pStyle w:val="Corpodetexto"/>
        <w:rPr>
          <w:i/>
        </w:rPr>
      </w:pPr>
    </w:p>
    <w:p w14:paraId="0348C6E7" w14:textId="77777777" w:rsidR="00036C99" w:rsidRDefault="00036C99">
      <w:pPr>
        <w:pStyle w:val="Corpodetexto"/>
        <w:rPr>
          <w:i/>
        </w:rPr>
      </w:pPr>
    </w:p>
    <w:p w14:paraId="1A032CAA" w14:textId="77777777" w:rsidR="00036C99" w:rsidRDefault="00036C99">
      <w:pPr>
        <w:pStyle w:val="Corpodetexto"/>
        <w:spacing w:before="247"/>
        <w:rPr>
          <w:i/>
        </w:rPr>
      </w:pPr>
    </w:p>
    <w:p w14:paraId="06D537B3" w14:textId="77777777" w:rsidR="00036C99" w:rsidRDefault="004767C7">
      <w:pPr>
        <w:tabs>
          <w:tab w:val="left" w:pos="3573"/>
          <w:tab w:val="left" w:pos="8649"/>
        </w:tabs>
        <w:ind w:left="140"/>
        <w:rPr>
          <w:sz w:val="24"/>
        </w:rPr>
      </w:pPr>
      <w:commentRangeStart w:id="148"/>
      <w:r>
        <w:rPr>
          <w:i/>
          <w:sz w:val="24"/>
        </w:rPr>
        <w:t>e</w:t>
      </w:r>
      <w:r>
        <w:rPr>
          <w:i/>
          <w:sz w:val="24"/>
          <w:vertAlign w:val="subscript"/>
        </w:rPr>
        <w:t>i</w:t>
      </w:r>
      <w:r>
        <w:rPr>
          <w:i/>
          <w:spacing w:val="-16"/>
          <w:sz w:val="24"/>
        </w:rPr>
        <w:t xml:space="preserve"> </w:t>
      </w:r>
      <w:r>
        <w:rPr>
          <w:rFonts w:ascii="Lucida Sans Unicode" w:hAnsi="Lucida Sans Unicode"/>
          <w:sz w:val="24"/>
        </w:rPr>
        <w:t>+</w:t>
      </w:r>
      <w:r>
        <w:rPr>
          <w:rFonts w:ascii="Lucida Sans Unicode" w:hAnsi="Lucida Sans Unicode"/>
          <w:spacing w:val="-42"/>
          <w:sz w:val="24"/>
        </w:rPr>
        <w:t xml:space="preserve"> </w:t>
      </w:r>
      <w:r>
        <w:rPr>
          <w:i/>
          <w:sz w:val="24"/>
        </w:rPr>
        <w:t>s</w:t>
      </w:r>
      <w:r>
        <w:rPr>
          <w:i/>
          <w:sz w:val="24"/>
          <w:vertAlign w:val="subscript"/>
        </w:rPr>
        <w:t>i</w:t>
      </w:r>
      <w:r>
        <w:rPr>
          <w:i/>
          <w:spacing w:val="-16"/>
          <w:sz w:val="24"/>
        </w:rPr>
        <w:t xml:space="preserve"> </w:t>
      </w:r>
      <w:r>
        <w:rPr>
          <w:rFonts w:ascii="Lucida Sans Unicode" w:hAnsi="Lucida Sans Unicode"/>
          <w:sz w:val="24"/>
        </w:rPr>
        <w:t>+</w:t>
      </w:r>
      <w:r>
        <w:rPr>
          <w:rFonts w:ascii="Lucida Sans Unicode" w:hAnsi="Lucida Sans Unicode"/>
          <w:spacing w:val="-48"/>
          <w:sz w:val="24"/>
        </w:rPr>
        <w:t xml:space="preserve"> </w:t>
      </w:r>
      <w:r>
        <w:rPr>
          <w:i/>
          <w:sz w:val="24"/>
        </w:rPr>
        <w:t>t</w:t>
      </w:r>
      <w:r>
        <w:rPr>
          <w:i/>
          <w:sz w:val="24"/>
          <w:vertAlign w:val="subscript"/>
        </w:rPr>
        <w:t>i</w:t>
      </w:r>
      <w:r>
        <w:rPr>
          <w:i/>
          <w:spacing w:val="-33"/>
          <w:sz w:val="24"/>
        </w:rPr>
        <w:t xml:space="preserve"> </w:t>
      </w:r>
      <w:r>
        <w:rPr>
          <w:i/>
          <w:sz w:val="24"/>
          <w:vertAlign w:val="subscript"/>
        </w:rPr>
        <w:t>j</w:t>
      </w:r>
      <w:r>
        <w:rPr>
          <w:i/>
          <w:spacing w:val="9"/>
          <w:sz w:val="24"/>
        </w:rPr>
        <w:t xml:space="preserve"> </w:t>
      </w:r>
      <w:r>
        <w:rPr>
          <w:rFonts w:ascii="Lucida Sans Unicode" w:hAnsi="Lucida Sans Unicode"/>
          <w:sz w:val="24"/>
        </w:rPr>
        <w:t>≤</w:t>
      </w:r>
      <w:r>
        <w:rPr>
          <w:rFonts w:ascii="Lucida Sans Unicode" w:hAnsi="Lucida Sans Unicode"/>
          <w:spacing w:val="-22"/>
          <w:sz w:val="24"/>
        </w:rPr>
        <w:t xml:space="preserve"> </w:t>
      </w:r>
      <w:r>
        <w:rPr>
          <w:i/>
          <w:sz w:val="24"/>
        </w:rPr>
        <w:t>e</w:t>
      </w:r>
      <w:r>
        <w:rPr>
          <w:i/>
          <w:spacing w:val="-33"/>
          <w:sz w:val="24"/>
        </w:rPr>
        <w:t xml:space="preserve"> </w:t>
      </w:r>
      <w:r>
        <w:rPr>
          <w:i/>
          <w:sz w:val="24"/>
          <w:vertAlign w:val="subscript"/>
        </w:rPr>
        <w:t>j</w:t>
      </w:r>
      <w:r>
        <w:rPr>
          <w:i/>
          <w:spacing w:val="-11"/>
          <w:sz w:val="24"/>
        </w:rPr>
        <w:t xml:space="preserve"> </w:t>
      </w:r>
      <w:r>
        <w:rPr>
          <w:rFonts w:ascii="Lucida Sans Unicode" w:hAnsi="Lucida Sans Unicode"/>
          <w:sz w:val="24"/>
        </w:rPr>
        <w:t>+</w:t>
      </w:r>
      <w:r>
        <w:rPr>
          <w:rFonts w:ascii="Lucida Sans Unicode" w:hAnsi="Lucida Sans Unicode"/>
          <w:spacing w:val="-42"/>
          <w:sz w:val="24"/>
        </w:rPr>
        <w:t xml:space="preserve"> </w:t>
      </w:r>
      <w:r>
        <w:rPr>
          <w:i/>
          <w:sz w:val="24"/>
        </w:rPr>
        <w:t>M</w:t>
      </w:r>
      <w:r>
        <w:rPr>
          <w:rFonts w:ascii="Lucida Sans Unicode" w:hAnsi="Lucida Sans Unicode"/>
          <w:sz w:val="24"/>
        </w:rPr>
        <w:t>(</w:t>
      </w:r>
      <w:r>
        <w:rPr>
          <w:sz w:val="24"/>
        </w:rPr>
        <w:t>1</w:t>
      </w:r>
      <w:r>
        <w:rPr>
          <w:spacing w:val="-26"/>
          <w:sz w:val="24"/>
        </w:rPr>
        <w:t xml:space="preserve"> </w:t>
      </w:r>
      <w:r>
        <w:rPr>
          <w:rFonts w:ascii="Lucida Sans Unicode" w:hAnsi="Lucida Sans Unicode"/>
          <w:sz w:val="24"/>
        </w:rPr>
        <w:t>−</w:t>
      </w:r>
      <w:r>
        <w:rPr>
          <w:rFonts w:ascii="Lucida Sans Unicode" w:hAnsi="Lucida Sans Unicode"/>
          <w:spacing w:val="-42"/>
          <w:sz w:val="24"/>
        </w:rPr>
        <w:t xml:space="preserve"> </w:t>
      </w:r>
      <w:r>
        <w:rPr>
          <w:i/>
          <w:sz w:val="24"/>
        </w:rPr>
        <w:t>x</w:t>
      </w:r>
      <w:r>
        <w:rPr>
          <w:i/>
          <w:sz w:val="24"/>
          <w:vertAlign w:val="subscript"/>
        </w:rPr>
        <w:t>i</w:t>
      </w:r>
      <w:r>
        <w:rPr>
          <w:i/>
          <w:spacing w:val="-34"/>
          <w:sz w:val="24"/>
        </w:rPr>
        <w:t xml:space="preserve"> </w:t>
      </w:r>
      <w:r>
        <w:rPr>
          <w:i/>
          <w:spacing w:val="-4"/>
          <w:sz w:val="24"/>
          <w:vertAlign w:val="subscript"/>
        </w:rPr>
        <w:t>jk</w:t>
      </w:r>
      <w:r>
        <w:rPr>
          <w:rFonts w:ascii="Lucida Sans Unicode" w:hAnsi="Lucida Sans Unicode"/>
          <w:spacing w:val="-4"/>
          <w:sz w:val="24"/>
        </w:rPr>
        <w:t>)</w:t>
      </w:r>
      <w:r>
        <w:rPr>
          <w:rFonts w:ascii="Arial" w:hAnsi="Arial"/>
          <w:i/>
          <w:spacing w:val="-4"/>
          <w:sz w:val="24"/>
        </w:rPr>
        <w:t>,</w:t>
      </w:r>
      <w:commentRangeEnd w:id="148"/>
      <w:r w:rsidR="002C099D">
        <w:rPr>
          <w:rStyle w:val="Refdecomentrio"/>
          <w:rFonts w:ascii="Arial" w:hAnsi="Arial"/>
          <w:i/>
          <w:sz w:val="24"/>
          <w:szCs w:val="22"/>
        </w:rPr>
        <w:commentReference w:id="148"/>
      </w:r>
      <w:r>
        <w:rPr>
          <w:rFonts w:ascii="Arial" w:hAnsi="Arial"/>
          <w:i/>
          <w:sz w:val="24"/>
        </w:rPr>
        <w:tab/>
      </w:r>
      <w:r>
        <w:rPr>
          <w:rFonts w:ascii="Lucida Sans Unicode" w:hAnsi="Lucida Sans Unicode"/>
          <w:w w:val="85"/>
          <w:sz w:val="24"/>
        </w:rPr>
        <w:t>∀(</w:t>
      </w:r>
      <w:r>
        <w:rPr>
          <w:i/>
          <w:w w:val="85"/>
          <w:sz w:val="24"/>
        </w:rPr>
        <w:t>i</w:t>
      </w:r>
      <w:r>
        <w:rPr>
          <w:rFonts w:ascii="Arial" w:hAnsi="Arial"/>
          <w:i/>
          <w:w w:val="85"/>
          <w:sz w:val="24"/>
        </w:rPr>
        <w:t>,</w:t>
      </w:r>
      <w:r>
        <w:rPr>
          <w:rFonts w:ascii="Arial" w:hAnsi="Arial"/>
          <w:i/>
          <w:spacing w:val="-3"/>
          <w:sz w:val="24"/>
        </w:rPr>
        <w:t xml:space="preserve"> </w:t>
      </w:r>
      <w:r>
        <w:rPr>
          <w:i/>
          <w:w w:val="85"/>
          <w:sz w:val="24"/>
        </w:rPr>
        <w:t>j</w:t>
      </w:r>
      <w:r>
        <w:rPr>
          <w:rFonts w:ascii="Lucida Sans Unicode" w:hAnsi="Lucida Sans Unicode"/>
          <w:w w:val="85"/>
          <w:sz w:val="24"/>
        </w:rPr>
        <w:t>)</w:t>
      </w:r>
      <w:r>
        <w:rPr>
          <w:rFonts w:ascii="Lucida Sans Unicode" w:hAnsi="Lucida Sans Unicode"/>
          <w:spacing w:val="-7"/>
          <w:w w:val="85"/>
          <w:sz w:val="24"/>
        </w:rPr>
        <w:t xml:space="preserve"> </w:t>
      </w:r>
      <w:r>
        <w:rPr>
          <w:rFonts w:ascii="Lucida Sans Unicode" w:hAnsi="Lucida Sans Unicode"/>
          <w:w w:val="85"/>
          <w:sz w:val="24"/>
        </w:rPr>
        <w:t>∈</w:t>
      </w:r>
      <w:r>
        <w:rPr>
          <w:rFonts w:ascii="Lucida Sans Unicode" w:hAnsi="Lucida Sans Unicode"/>
          <w:spacing w:val="-8"/>
          <w:w w:val="85"/>
          <w:sz w:val="24"/>
        </w:rPr>
        <w:t xml:space="preserve"> </w:t>
      </w:r>
      <w:r>
        <w:rPr>
          <w:i/>
          <w:w w:val="85"/>
          <w:sz w:val="24"/>
        </w:rPr>
        <w:t>A</w:t>
      </w:r>
      <w:r>
        <w:rPr>
          <w:rFonts w:ascii="Arial" w:hAnsi="Arial"/>
          <w:i/>
          <w:w w:val="85"/>
          <w:sz w:val="24"/>
        </w:rPr>
        <w:t>,</w:t>
      </w:r>
      <w:r>
        <w:rPr>
          <w:rFonts w:ascii="Arial" w:hAnsi="Arial"/>
          <w:i/>
          <w:spacing w:val="-29"/>
          <w:w w:val="85"/>
          <w:sz w:val="24"/>
        </w:rPr>
        <w:t xml:space="preserve"> </w:t>
      </w:r>
      <w:r>
        <w:rPr>
          <w:rFonts w:ascii="Lucida Sans Unicode" w:hAnsi="Lucida Sans Unicode"/>
          <w:w w:val="85"/>
          <w:sz w:val="24"/>
        </w:rPr>
        <w:t>∀</w:t>
      </w:r>
      <w:r>
        <w:rPr>
          <w:i/>
          <w:w w:val="85"/>
          <w:sz w:val="24"/>
        </w:rPr>
        <w:t>k</w:t>
      </w:r>
      <w:r>
        <w:rPr>
          <w:i/>
          <w:spacing w:val="1"/>
          <w:sz w:val="24"/>
        </w:rPr>
        <w:t xml:space="preserve"> </w:t>
      </w:r>
      <w:r>
        <w:rPr>
          <w:rFonts w:ascii="Lucida Sans Unicode" w:hAnsi="Lucida Sans Unicode"/>
          <w:w w:val="85"/>
          <w:sz w:val="24"/>
        </w:rPr>
        <w:t>∈</w:t>
      </w:r>
      <w:r>
        <w:rPr>
          <w:rFonts w:ascii="Lucida Sans Unicode" w:hAnsi="Lucida Sans Unicode"/>
          <w:spacing w:val="-7"/>
          <w:w w:val="85"/>
          <w:sz w:val="24"/>
        </w:rPr>
        <w:t xml:space="preserve"> </w:t>
      </w:r>
      <w:r>
        <w:rPr>
          <w:i/>
          <w:spacing w:val="-12"/>
          <w:w w:val="85"/>
          <w:sz w:val="24"/>
        </w:rPr>
        <w:t>K</w:t>
      </w:r>
      <w:r>
        <w:rPr>
          <w:i/>
          <w:sz w:val="24"/>
        </w:rPr>
        <w:tab/>
      </w:r>
      <w:r>
        <w:rPr>
          <w:spacing w:val="-2"/>
          <w:sz w:val="24"/>
        </w:rPr>
        <w:t>(2.12)</w:t>
      </w:r>
    </w:p>
    <w:p w14:paraId="3CC69283" w14:textId="77777777" w:rsidR="00036C99" w:rsidRDefault="00036C99">
      <w:pPr>
        <w:pStyle w:val="Corpodetexto"/>
      </w:pPr>
    </w:p>
    <w:p w14:paraId="28EF862E" w14:textId="77777777" w:rsidR="00036C99" w:rsidRDefault="00036C99">
      <w:pPr>
        <w:pStyle w:val="Corpodetexto"/>
      </w:pPr>
    </w:p>
    <w:p w14:paraId="07FB5D58" w14:textId="77777777" w:rsidR="00036C99" w:rsidRDefault="00036C99">
      <w:pPr>
        <w:pStyle w:val="Corpodetexto"/>
        <w:spacing w:before="148"/>
      </w:pPr>
    </w:p>
    <w:p w14:paraId="5138A926" w14:textId="77777777" w:rsidR="00036C99" w:rsidRDefault="004767C7">
      <w:pPr>
        <w:tabs>
          <w:tab w:val="left" w:pos="1819"/>
          <w:tab w:val="left" w:pos="8649"/>
        </w:tabs>
        <w:ind w:left="140"/>
        <w:rPr>
          <w:sz w:val="24"/>
        </w:rPr>
      </w:pPr>
      <w:commentRangeStart w:id="149"/>
      <w:r>
        <w:rPr>
          <w:i/>
          <w:sz w:val="24"/>
        </w:rPr>
        <w:t>a</w:t>
      </w:r>
      <w:r>
        <w:rPr>
          <w:i/>
          <w:sz w:val="24"/>
          <w:vertAlign w:val="subscript"/>
        </w:rPr>
        <w:t>i</w:t>
      </w:r>
      <w:r>
        <w:rPr>
          <w:i/>
          <w:sz w:val="24"/>
        </w:rPr>
        <w:t xml:space="preserve"> </w:t>
      </w:r>
      <w:r>
        <w:rPr>
          <w:rFonts w:ascii="Lucida Sans Unicode" w:hAnsi="Lucida Sans Unicode"/>
          <w:sz w:val="24"/>
        </w:rPr>
        <w:t>≤</w:t>
      </w:r>
      <w:r>
        <w:rPr>
          <w:rFonts w:ascii="Lucida Sans Unicode" w:hAnsi="Lucida Sans Unicode"/>
          <w:spacing w:val="-23"/>
          <w:sz w:val="24"/>
        </w:rPr>
        <w:t xml:space="preserve"> </w:t>
      </w:r>
      <w:r>
        <w:rPr>
          <w:i/>
          <w:sz w:val="24"/>
        </w:rPr>
        <w:t>e</w:t>
      </w:r>
      <w:r>
        <w:rPr>
          <w:i/>
          <w:sz w:val="24"/>
          <w:vertAlign w:val="subscript"/>
        </w:rPr>
        <w:t>i</w:t>
      </w:r>
      <w:r>
        <w:rPr>
          <w:i/>
          <w:spacing w:val="2"/>
          <w:sz w:val="24"/>
        </w:rPr>
        <w:t xml:space="preserve"> </w:t>
      </w:r>
      <w:r>
        <w:rPr>
          <w:rFonts w:ascii="Lucida Sans Unicode" w:hAnsi="Lucida Sans Unicode"/>
          <w:sz w:val="24"/>
        </w:rPr>
        <w:t>≤</w:t>
      </w:r>
      <w:r>
        <w:rPr>
          <w:rFonts w:ascii="Lucida Sans Unicode" w:hAnsi="Lucida Sans Unicode"/>
          <w:spacing w:val="-23"/>
          <w:sz w:val="24"/>
        </w:rPr>
        <w:t xml:space="preserve"> </w:t>
      </w:r>
      <w:r>
        <w:rPr>
          <w:i/>
          <w:spacing w:val="-5"/>
          <w:sz w:val="24"/>
        </w:rPr>
        <w:t>b</w:t>
      </w:r>
      <w:r>
        <w:rPr>
          <w:i/>
          <w:spacing w:val="-5"/>
          <w:sz w:val="24"/>
          <w:vertAlign w:val="subscript"/>
        </w:rPr>
        <w:t>i</w:t>
      </w:r>
      <w:r>
        <w:rPr>
          <w:rFonts w:ascii="Arial" w:hAnsi="Arial"/>
          <w:i/>
          <w:spacing w:val="-5"/>
          <w:sz w:val="24"/>
        </w:rPr>
        <w:t>,</w:t>
      </w:r>
      <w:r>
        <w:rPr>
          <w:rFonts w:ascii="Arial" w:hAnsi="Arial"/>
          <w:i/>
          <w:sz w:val="24"/>
        </w:rPr>
        <w:tab/>
      </w:r>
      <w:r>
        <w:rPr>
          <w:rFonts w:ascii="Lucida Sans Unicode" w:hAnsi="Lucida Sans Unicode"/>
          <w:w w:val="75"/>
          <w:sz w:val="24"/>
        </w:rPr>
        <w:t>∀</w:t>
      </w:r>
      <w:r>
        <w:rPr>
          <w:i/>
          <w:w w:val="75"/>
          <w:sz w:val="24"/>
        </w:rPr>
        <w:t>i</w:t>
      </w:r>
      <w:r>
        <w:rPr>
          <w:i/>
          <w:spacing w:val="-5"/>
          <w:sz w:val="24"/>
        </w:rPr>
        <w:t xml:space="preserve"> </w:t>
      </w:r>
      <w:r>
        <w:rPr>
          <w:rFonts w:ascii="Lucida Sans Unicode" w:hAnsi="Lucida Sans Unicode"/>
          <w:w w:val="75"/>
          <w:sz w:val="24"/>
        </w:rPr>
        <w:t>∈</w:t>
      </w:r>
      <w:r>
        <w:rPr>
          <w:rFonts w:ascii="Lucida Sans Unicode" w:hAnsi="Lucida Sans Unicode"/>
          <w:spacing w:val="-15"/>
          <w:w w:val="75"/>
          <w:sz w:val="24"/>
        </w:rPr>
        <w:t xml:space="preserve"> </w:t>
      </w:r>
      <w:r>
        <w:rPr>
          <w:i/>
          <w:spacing w:val="-10"/>
          <w:w w:val="75"/>
          <w:sz w:val="24"/>
        </w:rPr>
        <w:t>V</w:t>
      </w:r>
      <w:commentRangeEnd w:id="149"/>
      <w:r w:rsidR="002C099D">
        <w:rPr>
          <w:rStyle w:val="Refdecomentrio"/>
          <w:i/>
          <w:sz w:val="24"/>
          <w:szCs w:val="22"/>
        </w:rPr>
        <w:commentReference w:id="149"/>
      </w:r>
      <w:r>
        <w:rPr>
          <w:i/>
          <w:sz w:val="24"/>
        </w:rPr>
        <w:tab/>
      </w:r>
      <w:r>
        <w:rPr>
          <w:spacing w:val="-2"/>
          <w:sz w:val="24"/>
        </w:rPr>
        <w:t>(2.13)</w:t>
      </w:r>
    </w:p>
    <w:p w14:paraId="05BDE8C8" w14:textId="77777777" w:rsidR="00036C99" w:rsidRDefault="00036C99">
      <w:pPr>
        <w:pStyle w:val="Corpodetexto"/>
      </w:pPr>
    </w:p>
    <w:p w14:paraId="6197E931" w14:textId="77777777" w:rsidR="00036C99" w:rsidRDefault="00036C99">
      <w:pPr>
        <w:pStyle w:val="Corpodetexto"/>
      </w:pPr>
    </w:p>
    <w:p w14:paraId="1BD9E0E8" w14:textId="77777777" w:rsidR="00036C99" w:rsidRDefault="00036C99">
      <w:pPr>
        <w:pStyle w:val="Corpodetexto"/>
        <w:spacing w:before="148"/>
      </w:pPr>
    </w:p>
    <w:p w14:paraId="1095F189" w14:textId="77777777" w:rsidR="00036C99" w:rsidRDefault="004767C7">
      <w:pPr>
        <w:tabs>
          <w:tab w:val="left" w:pos="1877"/>
          <w:tab w:val="left" w:pos="8649"/>
        </w:tabs>
        <w:ind w:left="140"/>
        <w:rPr>
          <w:sz w:val="24"/>
        </w:rPr>
      </w:pPr>
      <w:r>
        <w:rPr>
          <w:i/>
          <w:sz w:val="24"/>
        </w:rPr>
        <w:t>x</w:t>
      </w:r>
      <w:r>
        <w:rPr>
          <w:i/>
          <w:sz w:val="24"/>
          <w:vertAlign w:val="subscript"/>
        </w:rPr>
        <w:t>i</w:t>
      </w:r>
      <w:r>
        <w:rPr>
          <w:i/>
          <w:spacing w:val="-30"/>
          <w:sz w:val="24"/>
        </w:rPr>
        <w:t xml:space="preserve"> </w:t>
      </w:r>
      <w:r>
        <w:rPr>
          <w:i/>
          <w:sz w:val="24"/>
          <w:vertAlign w:val="subscript"/>
        </w:rPr>
        <w:t>jk</w:t>
      </w:r>
      <w:r>
        <w:rPr>
          <w:i/>
          <w:spacing w:val="16"/>
          <w:sz w:val="24"/>
        </w:rPr>
        <w:t xml:space="preserve"> </w:t>
      </w:r>
      <w:r>
        <w:rPr>
          <w:rFonts w:ascii="Lucida Sans Unicode" w:hAnsi="Lucida Sans Unicode"/>
          <w:sz w:val="24"/>
        </w:rPr>
        <w:t>∈</w:t>
      </w:r>
      <w:r>
        <w:rPr>
          <w:rFonts w:ascii="Lucida Sans Unicode" w:hAnsi="Lucida Sans Unicode"/>
          <w:spacing w:val="-14"/>
          <w:sz w:val="24"/>
        </w:rPr>
        <w:t xml:space="preserve"> </w:t>
      </w:r>
      <w:r>
        <w:rPr>
          <w:rFonts w:ascii="Lucida Sans Unicode" w:hAnsi="Lucida Sans Unicode"/>
          <w:sz w:val="24"/>
        </w:rPr>
        <w:t>{</w:t>
      </w:r>
      <w:r>
        <w:rPr>
          <w:sz w:val="24"/>
        </w:rPr>
        <w:t>0</w:t>
      </w:r>
      <w:r>
        <w:rPr>
          <w:rFonts w:ascii="Arial" w:hAnsi="Arial"/>
          <w:i/>
          <w:sz w:val="24"/>
        </w:rPr>
        <w:t>,</w:t>
      </w:r>
      <w:r>
        <w:rPr>
          <w:rFonts w:ascii="Arial" w:hAnsi="Arial"/>
          <w:i/>
          <w:spacing w:val="-36"/>
          <w:sz w:val="24"/>
        </w:rPr>
        <w:t xml:space="preserve"> </w:t>
      </w:r>
      <w:r>
        <w:rPr>
          <w:spacing w:val="-5"/>
          <w:w w:val="95"/>
          <w:sz w:val="24"/>
        </w:rPr>
        <w:t>1</w:t>
      </w:r>
      <w:r>
        <w:rPr>
          <w:rFonts w:ascii="Lucida Sans Unicode" w:hAnsi="Lucida Sans Unicode"/>
          <w:spacing w:val="-5"/>
          <w:w w:val="95"/>
          <w:sz w:val="24"/>
        </w:rPr>
        <w:t>}</w:t>
      </w:r>
      <w:r>
        <w:rPr>
          <w:rFonts w:ascii="Arial" w:hAnsi="Arial"/>
          <w:i/>
          <w:spacing w:val="-5"/>
          <w:w w:val="95"/>
          <w:sz w:val="24"/>
        </w:rPr>
        <w:t>,</w:t>
      </w:r>
      <w:r>
        <w:rPr>
          <w:rFonts w:ascii="Arial" w:hAnsi="Arial"/>
          <w:i/>
          <w:sz w:val="24"/>
        </w:rPr>
        <w:tab/>
      </w:r>
      <w:r>
        <w:rPr>
          <w:rFonts w:ascii="Lucida Sans Unicode" w:hAnsi="Lucida Sans Unicode"/>
          <w:w w:val="85"/>
          <w:sz w:val="24"/>
        </w:rPr>
        <w:t>∀(</w:t>
      </w:r>
      <w:r>
        <w:rPr>
          <w:i/>
          <w:w w:val="85"/>
          <w:sz w:val="24"/>
        </w:rPr>
        <w:t>i</w:t>
      </w:r>
      <w:r>
        <w:rPr>
          <w:rFonts w:ascii="Arial" w:hAnsi="Arial"/>
          <w:i/>
          <w:w w:val="85"/>
          <w:sz w:val="24"/>
        </w:rPr>
        <w:t>,</w:t>
      </w:r>
      <w:r>
        <w:rPr>
          <w:rFonts w:ascii="Arial" w:hAnsi="Arial"/>
          <w:i/>
          <w:spacing w:val="-3"/>
          <w:sz w:val="24"/>
        </w:rPr>
        <w:t xml:space="preserve"> </w:t>
      </w:r>
      <w:r>
        <w:rPr>
          <w:i/>
          <w:w w:val="85"/>
          <w:sz w:val="24"/>
        </w:rPr>
        <w:t>j</w:t>
      </w:r>
      <w:r>
        <w:rPr>
          <w:rFonts w:ascii="Lucida Sans Unicode" w:hAnsi="Lucida Sans Unicode"/>
          <w:w w:val="85"/>
          <w:sz w:val="24"/>
        </w:rPr>
        <w:t>)</w:t>
      </w:r>
      <w:r>
        <w:rPr>
          <w:rFonts w:ascii="Lucida Sans Unicode" w:hAnsi="Lucida Sans Unicode"/>
          <w:spacing w:val="-8"/>
          <w:w w:val="85"/>
          <w:sz w:val="24"/>
        </w:rPr>
        <w:t xml:space="preserve"> </w:t>
      </w:r>
      <w:r>
        <w:rPr>
          <w:rFonts w:ascii="Lucida Sans Unicode" w:hAnsi="Lucida Sans Unicode"/>
          <w:w w:val="85"/>
          <w:sz w:val="24"/>
        </w:rPr>
        <w:t>∈</w:t>
      </w:r>
      <w:r>
        <w:rPr>
          <w:rFonts w:ascii="Lucida Sans Unicode" w:hAnsi="Lucida Sans Unicode"/>
          <w:spacing w:val="-8"/>
          <w:w w:val="85"/>
          <w:sz w:val="24"/>
        </w:rPr>
        <w:t xml:space="preserve"> </w:t>
      </w:r>
      <w:r>
        <w:rPr>
          <w:i/>
          <w:w w:val="85"/>
          <w:sz w:val="24"/>
        </w:rPr>
        <w:t>A</w:t>
      </w:r>
      <w:r>
        <w:rPr>
          <w:rFonts w:ascii="Arial" w:hAnsi="Arial"/>
          <w:i/>
          <w:w w:val="85"/>
          <w:sz w:val="24"/>
        </w:rPr>
        <w:t>,</w:t>
      </w:r>
      <w:r>
        <w:rPr>
          <w:rFonts w:ascii="Arial" w:hAnsi="Arial"/>
          <w:i/>
          <w:spacing w:val="-29"/>
          <w:w w:val="85"/>
          <w:sz w:val="24"/>
        </w:rPr>
        <w:t xml:space="preserve"> </w:t>
      </w:r>
      <w:r>
        <w:rPr>
          <w:rFonts w:ascii="Lucida Sans Unicode" w:hAnsi="Lucida Sans Unicode"/>
          <w:w w:val="85"/>
          <w:sz w:val="24"/>
        </w:rPr>
        <w:t>∀</w:t>
      </w:r>
      <w:r>
        <w:rPr>
          <w:i/>
          <w:w w:val="85"/>
          <w:sz w:val="24"/>
        </w:rPr>
        <w:t>k</w:t>
      </w:r>
      <w:r>
        <w:rPr>
          <w:i/>
          <w:spacing w:val="1"/>
          <w:sz w:val="24"/>
        </w:rPr>
        <w:t xml:space="preserve"> </w:t>
      </w:r>
      <w:r>
        <w:rPr>
          <w:rFonts w:ascii="Lucida Sans Unicode" w:hAnsi="Lucida Sans Unicode"/>
          <w:w w:val="85"/>
          <w:sz w:val="24"/>
        </w:rPr>
        <w:t>∈</w:t>
      </w:r>
      <w:r>
        <w:rPr>
          <w:rFonts w:ascii="Lucida Sans Unicode" w:hAnsi="Lucida Sans Unicode"/>
          <w:spacing w:val="-7"/>
          <w:w w:val="85"/>
          <w:sz w:val="24"/>
        </w:rPr>
        <w:t xml:space="preserve"> </w:t>
      </w:r>
      <w:r>
        <w:rPr>
          <w:i/>
          <w:spacing w:val="-10"/>
          <w:w w:val="85"/>
          <w:sz w:val="24"/>
        </w:rPr>
        <w:t>K</w:t>
      </w:r>
      <w:r>
        <w:rPr>
          <w:i/>
          <w:sz w:val="24"/>
        </w:rPr>
        <w:tab/>
      </w:r>
      <w:r>
        <w:rPr>
          <w:spacing w:val="-2"/>
          <w:sz w:val="24"/>
        </w:rPr>
        <w:t>(2.14)</w:t>
      </w:r>
    </w:p>
    <w:p w14:paraId="635FD2A9" w14:textId="77777777" w:rsidR="00036C99" w:rsidRDefault="00036C99">
      <w:pPr>
        <w:pStyle w:val="Corpodetexto"/>
      </w:pPr>
    </w:p>
    <w:p w14:paraId="6E217894" w14:textId="77777777" w:rsidR="00036C99" w:rsidRDefault="00036C99">
      <w:pPr>
        <w:pStyle w:val="Corpodetexto"/>
      </w:pPr>
    </w:p>
    <w:p w14:paraId="151BC825" w14:textId="77777777" w:rsidR="00036C99" w:rsidRDefault="00036C99">
      <w:pPr>
        <w:pStyle w:val="Corpodetexto"/>
        <w:spacing w:before="148"/>
      </w:pPr>
    </w:p>
    <w:p w14:paraId="65D9E903" w14:textId="77777777" w:rsidR="00036C99" w:rsidRDefault="004767C7">
      <w:pPr>
        <w:tabs>
          <w:tab w:val="left" w:pos="1288"/>
          <w:tab w:val="left" w:pos="8649"/>
        </w:tabs>
        <w:spacing w:before="1"/>
        <w:ind w:left="140"/>
        <w:rPr>
          <w:sz w:val="24"/>
        </w:rPr>
      </w:pPr>
      <w:r>
        <w:rPr>
          <w:i/>
          <w:sz w:val="24"/>
        </w:rPr>
        <w:t>e</w:t>
      </w:r>
      <w:r>
        <w:rPr>
          <w:i/>
          <w:sz w:val="24"/>
          <w:vertAlign w:val="subscript"/>
        </w:rPr>
        <w:t>i</w:t>
      </w:r>
      <w:r>
        <w:rPr>
          <w:i/>
          <w:spacing w:val="1"/>
          <w:sz w:val="24"/>
        </w:rPr>
        <w:t xml:space="preserve"> </w:t>
      </w:r>
      <w:r>
        <w:rPr>
          <w:rFonts w:ascii="Lucida Sans Unicode" w:hAnsi="Lucida Sans Unicode"/>
          <w:sz w:val="24"/>
        </w:rPr>
        <w:t>≥</w:t>
      </w:r>
      <w:r>
        <w:rPr>
          <w:rFonts w:ascii="Lucida Sans Unicode" w:hAnsi="Lucida Sans Unicode"/>
          <w:spacing w:val="-23"/>
          <w:sz w:val="24"/>
        </w:rPr>
        <w:t xml:space="preserve"> </w:t>
      </w:r>
      <w:r>
        <w:rPr>
          <w:spacing w:val="-7"/>
          <w:sz w:val="24"/>
        </w:rPr>
        <w:t>0</w:t>
      </w:r>
      <w:r>
        <w:rPr>
          <w:rFonts w:ascii="Arial" w:hAnsi="Arial"/>
          <w:i/>
          <w:spacing w:val="-7"/>
          <w:sz w:val="24"/>
        </w:rPr>
        <w:t>,</w:t>
      </w:r>
      <w:r>
        <w:rPr>
          <w:rFonts w:ascii="Arial" w:hAnsi="Arial"/>
          <w:i/>
          <w:sz w:val="24"/>
        </w:rPr>
        <w:tab/>
      </w:r>
      <w:r>
        <w:rPr>
          <w:rFonts w:ascii="Lucida Sans Unicode" w:hAnsi="Lucida Sans Unicode"/>
          <w:w w:val="75"/>
          <w:sz w:val="24"/>
        </w:rPr>
        <w:t>∀</w:t>
      </w:r>
      <w:r>
        <w:rPr>
          <w:i/>
          <w:w w:val="75"/>
          <w:sz w:val="24"/>
        </w:rPr>
        <w:t>i</w:t>
      </w:r>
      <w:r>
        <w:rPr>
          <w:i/>
          <w:spacing w:val="-6"/>
          <w:sz w:val="24"/>
        </w:rPr>
        <w:t xml:space="preserve"> </w:t>
      </w:r>
      <w:r>
        <w:rPr>
          <w:rFonts w:ascii="Lucida Sans Unicode" w:hAnsi="Lucida Sans Unicode"/>
          <w:w w:val="75"/>
          <w:sz w:val="24"/>
        </w:rPr>
        <w:t>∈</w:t>
      </w:r>
      <w:r>
        <w:rPr>
          <w:rFonts w:ascii="Lucida Sans Unicode" w:hAnsi="Lucida Sans Unicode"/>
          <w:spacing w:val="-15"/>
          <w:w w:val="75"/>
          <w:sz w:val="24"/>
        </w:rPr>
        <w:t xml:space="preserve"> </w:t>
      </w:r>
      <w:r>
        <w:rPr>
          <w:i/>
          <w:spacing w:val="-10"/>
          <w:w w:val="75"/>
          <w:sz w:val="24"/>
        </w:rPr>
        <w:t>V</w:t>
      </w:r>
      <w:r>
        <w:rPr>
          <w:i/>
          <w:sz w:val="24"/>
        </w:rPr>
        <w:tab/>
      </w:r>
      <w:r>
        <w:rPr>
          <w:spacing w:val="-2"/>
          <w:w w:val="95"/>
          <w:sz w:val="24"/>
        </w:rPr>
        <w:t>(2.15)</w:t>
      </w:r>
    </w:p>
    <w:p w14:paraId="73CD136B" w14:textId="77777777" w:rsidR="00036C99" w:rsidRDefault="004767C7">
      <w:pPr>
        <w:pStyle w:val="Corpodetexto"/>
        <w:spacing w:before="219" w:line="434" w:lineRule="exact"/>
        <w:ind w:left="134" w:right="141" w:firstLine="1139"/>
        <w:jc w:val="both"/>
      </w:pPr>
      <w:r>
        <w:t>A função objetivo é apresentada na equação (2.6), cuja finalidade é minimizar o custo</w:t>
      </w:r>
      <w:r>
        <w:rPr>
          <w:spacing w:val="-15"/>
        </w:rPr>
        <w:t xml:space="preserve"> </w:t>
      </w:r>
      <w:r>
        <w:t>total</w:t>
      </w:r>
      <w:r>
        <w:rPr>
          <w:spacing w:val="-15"/>
        </w:rPr>
        <w:t xml:space="preserve"> </w:t>
      </w:r>
      <w:r>
        <w:t>de</w:t>
      </w:r>
      <w:r>
        <w:rPr>
          <w:spacing w:val="-15"/>
        </w:rPr>
        <w:t xml:space="preserve"> </w:t>
      </w:r>
      <w:r>
        <w:t>deslocamento</w:t>
      </w:r>
      <w:r>
        <w:rPr>
          <w:spacing w:val="-15"/>
        </w:rPr>
        <w:t xml:space="preserve"> </w:t>
      </w:r>
      <w:r>
        <w:t>das</w:t>
      </w:r>
      <w:r>
        <w:rPr>
          <w:spacing w:val="-15"/>
        </w:rPr>
        <w:t xml:space="preserve"> </w:t>
      </w:r>
      <w:r>
        <w:t>rotas.</w:t>
      </w:r>
      <w:r>
        <w:rPr>
          <w:spacing w:val="-10"/>
        </w:rPr>
        <w:t xml:space="preserve"> </w:t>
      </w:r>
      <w:commentRangeStart w:id="150"/>
      <w:r>
        <w:t>Nessa</w:t>
      </w:r>
      <w:r>
        <w:rPr>
          <w:spacing w:val="-12"/>
        </w:rPr>
        <w:t xml:space="preserve"> </w:t>
      </w:r>
      <w:r>
        <w:t>formulação,</w:t>
      </w:r>
      <w:r>
        <w:rPr>
          <w:spacing w:val="-13"/>
        </w:rPr>
        <w:t xml:space="preserve"> </w:t>
      </w:r>
      <w:r>
        <w:rPr>
          <w:i/>
        </w:rPr>
        <w:t>x</w:t>
      </w:r>
      <w:r>
        <w:rPr>
          <w:i/>
          <w:vertAlign w:val="subscript"/>
        </w:rPr>
        <w:t>i</w:t>
      </w:r>
      <w:r>
        <w:rPr>
          <w:i/>
          <w:spacing w:val="-15"/>
        </w:rPr>
        <w:t xml:space="preserve"> </w:t>
      </w:r>
      <w:r>
        <w:rPr>
          <w:i/>
          <w:vertAlign w:val="subscript"/>
        </w:rPr>
        <w:t>jk</w:t>
      </w:r>
      <w:r>
        <w:rPr>
          <w:i/>
          <w:spacing w:val="-2"/>
        </w:rPr>
        <w:t xml:space="preserve"> </w:t>
      </w:r>
      <w:r>
        <w:t>é</w:t>
      </w:r>
      <w:r>
        <w:rPr>
          <w:spacing w:val="-13"/>
        </w:rPr>
        <w:t xml:space="preserve"> </w:t>
      </w:r>
      <w:r>
        <w:t>uma</w:t>
      </w:r>
      <w:r>
        <w:rPr>
          <w:spacing w:val="-13"/>
        </w:rPr>
        <w:t xml:space="preserve"> </w:t>
      </w:r>
      <w:r>
        <w:t>variável</w:t>
      </w:r>
      <w:r>
        <w:rPr>
          <w:spacing w:val="-13"/>
        </w:rPr>
        <w:t xml:space="preserve"> </w:t>
      </w:r>
      <w:r>
        <w:t>binária</w:t>
      </w:r>
      <w:r>
        <w:rPr>
          <w:spacing w:val="-13"/>
        </w:rPr>
        <w:t xml:space="preserve"> </w:t>
      </w:r>
      <w:r>
        <w:t>que</w:t>
      </w:r>
      <w:r>
        <w:rPr>
          <w:spacing w:val="-13"/>
        </w:rPr>
        <w:t xml:space="preserve"> </w:t>
      </w:r>
      <w:r>
        <w:t xml:space="preserve">assume valor igual a 1 quando o veículo </w:t>
      </w:r>
      <w:r>
        <w:rPr>
          <w:i/>
        </w:rPr>
        <w:t xml:space="preserve">k </w:t>
      </w:r>
      <w:r>
        <w:t xml:space="preserve">percorre o arco </w:t>
      </w:r>
      <w:r>
        <w:rPr>
          <w:rFonts w:ascii="Lucida Sans Unicode" w:hAnsi="Lucida Sans Unicode"/>
        </w:rPr>
        <w:t>(</w:t>
      </w:r>
      <w:r>
        <w:rPr>
          <w:i/>
        </w:rPr>
        <w:t>i</w:t>
      </w:r>
      <w:r>
        <w:rPr>
          <w:rFonts w:ascii="Arial" w:hAnsi="Arial"/>
          <w:i/>
        </w:rPr>
        <w:t>,</w:t>
      </w:r>
      <w:r>
        <w:rPr>
          <w:rFonts w:ascii="Arial" w:hAnsi="Arial"/>
          <w:i/>
          <w:spacing w:val="-1"/>
        </w:rPr>
        <w:t xml:space="preserve"> </w:t>
      </w:r>
      <w:r>
        <w:rPr>
          <w:i/>
        </w:rPr>
        <w:t>j</w:t>
      </w:r>
      <w:r>
        <w:rPr>
          <w:rFonts w:ascii="Lucida Sans Unicode" w:hAnsi="Lucida Sans Unicode"/>
        </w:rPr>
        <w:t>)</w:t>
      </w:r>
      <w:r>
        <w:t>, e valor igual a 0 caso contrário.</w:t>
      </w:r>
      <w:r>
        <w:rPr>
          <w:spacing w:val="40"/>
        </w:rPr>
        <w:t xml:space="preserve"> </w:t>
      </w:r>
      <w:r>
        <w:t xml:space="preserve">O parâmetro </w:t>
      </w:r>
      <w:r>
        <w:rPr>
          <w:i/>
        </w:rPr>
        <w:t>c</w:t>
      </w:r>
      <w:r>
        <w:rPr>
          <w:i/>
          <w:vertAlign w:val="subscript"/>
        </w:rPr>
        <w:t>i</w:t>
      </w:r>
      <w:r>
        <w:rPr>
          <w:i/>
          <w:spacing w:val="-30"/>
        </w:rPr>
        <w:t xml:space="preserve"> </w:t>
      </w:r>
      <w:r>
        <w:rPr>
          <w:i/>
          <w:vertAlign w:val="subscript"/>
        </w:rPr>
        <w:t>j</w:t>
      </w:r>
      <w:r>
        <w:rPr>
          <w:i/>
        </w:rPr>
        <w:t xml:space="preserve"> </w:t>
      </w:r>
      <w:r>
        <w:t xml:space="preserve">representa o custo associado ao deslocamento entre os nós </w:t>
      </w:r>
      <w:r>
        <w:rPr>
          <w:i/>
        </w:rPr>
        <w:t xml:space="preserve">i </w:t>
      </w:r>
      <w:r>
        <w:t>e</w:t>
      </w:r>
      <w:r>
        <w:rPr>
          <w:spacing w:val="40"/>
        </w:rPr>
        <w:t xml:space="preserve"> </w:t>
      </w:r>
      <w:r>
        <w:rPr>
          <w:i/>
        </w:rPr>
        <w:t>j</w:t>
      </w:r>
      <w:r>
        <w:t>.</w:t>
      </w:r>
      <w:commentRangeEnd w:id="150"/>
      <w:r w:rsidR="002C099D">
        <w:rPr>
          <w:rStyle w:val="Refdecomentrio"/>
          <w:sz w:val="24"/>
          <w:szCs w:val="24"/>
        </w:rPr>
        <w:commentReference w:id="150"/>
      </w:r>
    </w:p>
    <w:p w14:paraId="1D6EEF54" w14:textId="5B415F5D" w:rsidR="00036C99" w:rsidRDefault="004767C7">
      <w:pPr>
        <w:pStyle w:val="Corpodetexto"/>
        <w:spacing w:before="121" w:line="376" w:lineRule="auto"/>
        <w:ind w:left="140" w:right="111" w:firstLine="1133"/>
        <w:jc w:val="both"/>
      </w:pPr>
      <w:r>
        <w:t>A Equação (2.7) garante que cada veículo inicie sua rota partindo da garagem, assegurando</w:t>
      </w:r>
      <w:r>
        <w:rPr>
          <w:spacing w:val="-8"/>
        </w:rPr>
        <w:t xml:space="preserve"> </w:t>
      </w:r>
      <w:r>
        <w:t>que</w:t>
      </w:r>
      <w:r>
        <w:rPr>
          <w:spacing w:val="-8"/>
        </w:rPr>
        <w:t xml:space="preserve"> </w:t>
      </w:r>
      <w:r>
        <w:t>todos</w:t>
      </w:r>
      <w:r>
        <w:rPr>
          <w:spacing w:val="-8"/>
        </w:rPr>
        <w:t xml:space="preserve"> </w:t>
      </w:r>
      <w:r>
        <w:t>os</w:t>
      </w:r>
      <w:r>
        <w:rPr>
          <w:spacing w:val="-8"/>
        </w:rPr>
        <w:t xml:space="preserve"> </w:t>
      </w:r>
      <w:r>
        <w:t>veículos</w:t>
      </w:r>
      <w:r>
        <w:rPr>
          <w:spacing w:val="-8"/>
        </w:rPr>
        <w:t xml:space="preserve"> </w:t>
      </w:r>
      <w:r>
        <w:t>disponíveis</w:t>
      </w:r>
      <w:r>
        <w:rPr>
          <w:spacing w:val="-8"/>
        </w:rPr>
        <w:t xml:space="preserve"> </w:t>
      </w:r>
      <w:r>
        <w:t>sejam</w:t>
      </w:r>
      <w:r>
        <w:rPr>
          <w:spacing w:val="-8"/>
        </w:rPr>
        <w:t xml:space="preserve"> </w:t>
      </w:r>
      <w:r>
        <w:t>utilizados</w:t>
      </w:r>
      <w:r>
        <w:rPr>
          <w:spacing w:val="-8"/>
        </w:rPr>
        <w:t xml:space="preserve"> </w:t>
      </w:r>
      <w:r>
        <w:t>e</w:t>
      </w:r>
      <w:r>
        <w:rPr>
          <w:spacing w:val="-8"/>
        </w:rPr>
        <w:t xml:space="preserve"> </w:t>
      </w:r>
      <w:r>
        <w:t>realizem</w:t>
      </w:r>
      <w:r>
        <w:rPr>
          <w:spacing w:val="-8"/>
        </w:rPr>
        <w:t xml:space="preserve"> </w:t>
      </w:r>
      <w:r>
        <w:t>apenas</w:t>
      </w:r>
      <w:r>
        <w:rPr>
          <w:spacing w:val="-8"/>
        </w:rPr>
        <w:t xml:space="preserve"> </w:t>
      </w:r>
      <w:r>
        <w:t>uma</w:t>
      </w:r>
      <w:r>
        <w:rPr>
          <w:spacing w:val="-8"/>
        </w:rPr>
        <w:t xml:space="preserve"> </w:t>
      </w:r>
      <w:r>
        <w:t>saída</w:t>
      </w:r>
      <w:r>
        <w:rPr>
          <w:spacing w:val="-8"/>
        </w:rPr>
        <w:t xml:space="preserve"> </w:t>
      </w:r>
      <w:r>
        <w:t xml:space="preserve">do depósito. A Equação (2.8) estabelece que cada </w:t>
      </w:r>
      <w:commentRangeStart w:id="151"/>
      <w:r>
        <w:t xml:space="preserve">veículo retorne à garagem </w:t>
      </w:r>
      <w:commentRangeEnd w:id="151"/>
      <w:r w:rsidR="0047502A">
        <w:rPr>
          <w:rStyle w:val="Refdecomentrio"/>
          <w:sz w:val="24"/>
          <w:szCs w:val="24"/>
        </w:rPr>
        <w:commentReference w:id="151"/>
      </w:r>
      <w:r>
        <w:t>ao término da rota, garantindo o encerramento do percurso após o atendimento de todos os pontos de embarque.</w:t>
      </w:r>
    </w:p>
    <w:p w14:paraId="43E01BF1" w14:textId="77777777" w:rsidR="00036C99" w:rsidRDefault="004767C7">
      <w:pPr>
        <w:pStyle w:val="Corpodetexto"/>
        <w:spacing w:line="376" w:lineRule="auto"/>
        <w:ind w:left="134" w:right="141" w:firstLine="1139"/>
        <w:jc w:val="both"/>
      </w:pPr>
      <w:r>
        <w:rPr>
          <w:spacing w:val="-2"/>
        </w:rPr>
        <w:t>A</w:t>
      </w:r>
      <w:r>
        <w:rPr>
          <w:spacing w:val="-13"/>
        </w:rPr>
        <w:t xml:space="preserve"> </w:t>
      </w:r>
      <w:r>
        <w:rPr>
          <w:spacing w:val="-2"/>
        </w:rPr>
        <w:t>Equação</w:t>
      </w:r>
      <w:r>
        <w:rPr>
          <w:spacing w:val="-13"/>
        </w:rPr>
        <w:t xml:space="preserve"> </w:t>
      </w:r>
      <w:r>
        <w:rPr>
          <w:spacing w:val="-2"/>
        </w:rPr>
        <w:t>(2.9)</w:t>
      </w:r>
      <w:r>
        <w:rPr>
          <w:spacing w:val="-13"/>
        </w:rPr>
        <w:t xml:space="preserve"> </w:t>
      </w:r>
      <w:r>
        <w:rPr>
          <w:spacing w:val="-2"/>
        </w:rPr>
        <w:t>assegura</w:t>
      </w:r>
      <w:r>
        <w:rPr>
          <w:spacing w:val="-13"/>
        </w:rPr>
        <w:t xml:space="preserve"> </w:t>
      </w:r>
      <w:r>
        <w:rPr>
          <w:spacing w:val="-2"/>
        </w:rPr>
        <w:t>que</w:t>
      </w:r>
      <w:r>
        <w:rPr>
          <w:spacing w:val="-13"/>
        </w:rPr>
        <w:t xml:space="preserve"> </w:t>
      </w:r>
      <w:r>
        <w:rPr>
          <w:spacing w:val="-2"/>
        </w:rPr>
        <w:t>cada</w:t>
      </w:r>
      <w:r>
        <w:rPr>
          <w:spacing w:val="-13"/>
        </w:rPr>
        <w:t xml:space="preserve"> </w:t>
      </w:r>
      <w:r>
        <w:rPr>
          <w:spacing w:val="-2"/>
        </w:rPr>
        <w:t>ponto</w:t>
      </w:r>
      <w:r>
        <w:rPr>
          <w:spacing w:val="-13"/>
        </w:rPr>
        <w:t xml:space="preserve"> </w:t>
      </w:r>
      <w:r>
        <w:rPr>
          <w:spacing w:val="-2"/>
        </w:rPr>
        <w:t>de</w:t>
      </w:r>
      <w:r>
        <w:rPr>
          <w:spacing w:val="-13"/>
        </w:rPr>
        <w:t xml:space="preserve"> </w:t>
      </w:r>
      <w:r>
        <w:rPr>
          <w:spacing w:val="-2"/>
        </w:rPr>
        <w:t>embarque</w:t>
      </w:r>
      <w:r>
        <w:rPr>
          <w:spacing w:val="-13"/>
        </w:rPr>
        <w:t xml:space="preserve"> </w:t>
      </w:r>
      <w:r>
        <w:rPr>
          <w:spacing w:val="-2"/>
        </w:rPr>
        <w:t>seja</w:t>
      </w:r>
      <w:r>
        <w:rPr>
          <w:spacing w:val="-13"/>
        </w:rPr>
        <w:t xml:space="preserve"> </w:t>
      </w:r>
      <w:r>
        <w:rPr>
          <w:spacing w:val="-2"/>
        </w:rPr>
        <w:t>atendido</w:t>
      </w:r>
      <w:r>
        <w:rPr>
          <w:spacing w:val="-13"/>
        </w:rPr>
        <w:t xml:space="preserve"> </w:t>
      </w:r>
      <w:r>
        <w:rPr>
          <w:spacing w:val="-2"/>
        </w:rPr>
        <w:t>exatamente</w:t>
      </w:r>
      <w:r>
        <w:rPr>
          <w:spacing w:val="-13"/>
        </w:rPr>
        <w:t xml:space="preserve"> </w:t>
      </w:r>
      <w:r>
        <w:rPr>
          <w:spacing w:val="-2"/>
        </w:rPr>
        <w:t xml:space="preserve">uma </w:t>
      </w:r>
      <w:r>
        <w:t>vez</w:t>
      </w:r>
      <w:r>
        <w:rPr>
          <w:spacing w:val="-1"/>
        </w:rPr>
        <w:t xml:space="preserve"> </w:t>
      </w:r>
      <w:r>
        <w:t>por</w:t>
      </w:r>
      <w:r>
        <w:rPr>
          <w:spacing w:val="-1"/>
        </w:rPr>
        <w:t xml:space="preserve"> </w:t>
      </w:r>
      <w:r>
        <w:t>um</w:t>
      </w:r>
      <w:r>
        <w:rPr>
          <w:spacing w:val="-1"/>
        </w:rPr>
        <w:t xml:space="preserve"> </w:t>
      </w:r>
      <w:r>
        <w:t>único</w:t>
      </w:r>
      <w:r>
        <w:rPr>
          <w:spacing w:val="-1"/>
        </w:rPr>
        <w:t xml:space="preserve"> </w:t>
      </w:r>
      <w:r>
        <w:t>veículo,</w:t>
      </w:r>
      <w:r>
        <w:rPr>
          <w:spacing w:val="-1"/>
        </w:rPr>
        <w:t xml:space="preserve"> </w:t>
      </w:r>
      <w:r>
        <w:t>evitando</w:t>
      </w:r>
      <w:r>
        <w:rPr>
          <w:spacing w:val="-1"/>
        </w:rPr>
        <w:t xml:space="preserve"> </w:t>
      </w:r>
      <w:r>
        <w:t>tanto</w:t>
      </w:r>
      <w:r>
        <w:rPr>
          <w:spacing w:val="-1"/>
        </w:rPr>
        <w:t xml:space="preserve"> </w:t>
      </w:r>
      <w:r>
        <w:t>a</w:t>
      </w:r>
      <w:r>
        <w:rPr>
          <w:spacing w:val="-1"/>
        </w:rPr>
        <w:t xml:space="preserve"> </w:t>
      </w:r>
      <w:r>
        <w:t>ausência</w:t>
      </w:r>
      <w:r>
        <w:rPr>
          <w:spacing w:val="-1"/>
        </w:rPr>
        <w:t xml:space="preserve"> </w:t>
      </w:r>
      <w:r>
        <w:t>de</w:t>
      </w:r>
      <w:r>
        <w:rPr>
          <w:spacing w:val="-1"/>
        </w:rPr>
        <w:t xml:space="preserve"> </w:t>
      </w:r>
      <w:r>
        <w:t>atendimento</w:t>
      </w:r>
      <w:r>
        <w:rPr>
          <w:spacing w:val="-1"/>
        </w:rPr>
        <w:t xml:space="preserve"> </w:t>
      </w:r>
      <w:r>
        <w:t>quanto</w:t>
      </w:r>
      <w:r>
        <w:rPr>
          <w:spacing w:val="-1"/>
        </w:rPr>
        <w:t xml:space="preserve"> </w:t>
      </w:r>
      <w:r>
        <w:t>visitas</w:t>
      </w:r>
      <w:r>
        <w:rPr>
          <w:spacing w:val="-1"/>
        </w:rPr>
        <w:t xml:space="preserve"> </w:t>
      </w:r>
      <w:r>
        <w:t>duplicadas.</w:t>
      </w:r>
    </w:p>
    <w:p w14:paraId="079CCFC2" w14:textId="77777777" w:rsidR="00036C99" w:rsidRDefault="004767C7">
      <w:pPr>
        <w:pStyle w:val="Corpodetexto"/>
        <w:spacing w:line="376" w:lineRule="auto"/>
        <w:ind w:left="140" w:right="141" w:firstLine="1133"/>
        <w:jc w:val="both"/>
      </w:pPr>
      <w:r>
        <w:t>A</w:t>
      </w:r>
      <w:r>
        <w:rPr>
          <w:spacing w:val="-15"/>
        </w:rPr>
        <w:t xml:space="preserve"> </w:t>
      </w:r>
      <w:r>
        <w:t>Equação</w:t>
      </w:r>
      <w:r>
        <w:rPr>
          <w:spacing w:val="-15"/>
        </w:rPr>
        <w:t xml:space="preserve"> </w:t>
      </w:r>
      <w:r>
        <w:t>(2.10)</w:t>
      </w:r>
      <w:r>
        <w:rPr>
          <w:spacing w:val="-15"/>
        </w:rPr>
        <w:t xml:space="preserve"> </w:t>
      </w:r>
      <w:r>
        <w:t>representa</w:t>
      </w:r>
      <w:r>
        <w:rPr>
          <w:spacing w:val="-15"/>
        </w:rPr>
        <w:t xml:space="preserve"> </w:t>
      </w:r>
      <w:r>
        <w:t>a</w:t>
      </w:r>
      <w:r>
        <w:rPr>
          <w:spacing w:val="-15"/>
        </w:rPr>
        <w:t xml:space="preserve"> </w:t>
      </w:r>
      <w:r>
        <w:t>restrição</w:t>
      </w:r>
      <w:r>
        <w:rPr>
          <w:spacing w:val="-15"/>
        </w:rPr>
        <w:t xml:space="preserve"> </w:t>
      </w:r>
      <w:r>
        <w:t>de</w:t>
      </w:r>
      <w:r>
        <w:rPr>
          <w:spacing w:val="-15"/>
        </w:rPr>
        <w:t xml:space="preserve"> </w:t>
      </w:r>
      <w:r>
        <w:t>conservação</w:t>
      </w:r>
      <w:r>
        <w:rPr>
          <w:spacing w:val="-15"/>
        </w:rPr>
        <w:t xml:space="preserve"> </w:t>
      </w:r>
      <w:r>
        <w:t>de</w:t>
      </w:r>
      <w:r>
        <w:rPr>
          <w:spacing w:val="-15"/>
        </w:rPr>
        <w:t xml:space="preserve"> </w:t>
      </w:r>
      <w:r>
        <w:t>fluxo,</w:t>
      </w:r>
      <w:r>
        <w:rPr>
          <w:spacing w:val="-15"/>
        </w:rPr>
        <w:t xml:space="preserve"> </w:t>
      </w:r>
      <w:r>
        <w:t>impondo</w:t>
      </w:r>
      <w:r>
        <w:rPr>
          <w:spacing w:val="-15"/>
        </w:rPr>
        <w:t xml:space="preserve"> </w:t>
      </w:r>
      <w:r>
        <w:t>que,</w:t>
      </w:r>
      <w:r>
        <w:rPr>
          <w:spacing w:val="-15"/>
        </w:rPr>
        <w:t xml:space="preserve"> </w:t>
      </w:r>
      <w:r>
        <w:t>para cada</w:t>
      </w:r>
      <w:r>
        <w:rPr>
          <w:spacing w:val="-1"/>
        </w:rPr>
        <w:t xml:space="preserve"> </w:t>
      </w:r>
      <w:r>
        <w:t>veículo,</w:t>
      </w:r>
      <w:r>
        <w:rPr>
          <w:spacing w:val="-1"/>
        </w:rPr>
        <w:t xml:space="preserve"> </w:t>
      </w:r>
      <w:r>
        <w:t>o</w:t>
      </w:r>
      <w:r>
        <w:rPr>
          <w:spacing w:val="-1"/>
        </w:rPr>
        <w:t xml:space="preserve"> </w:t>
      </w:r>
      <w:r>
        <w:t>número</w:t>
      </w:r>
      <w:r>
        <w:rPr>
          <w:spacing w:val="-1"/>
        </w:rPr>
        <w:t xml:space="preserve"> </w:t>
      </w:r>
      <w:r>
        <w:t>de</w:t>
      </w:r>
      <w:r>
        <w:rPr>
          <w:spacing w:val="-1"/>
        </w:rPr>
        <w:t xml:space="preserve"> </w:t>
      </w:r>
      <w:r>
        <w:t>arcos</w:t>
      </w:r>
      <w:r>
        <w:rPr>
          <w:spacing w:val="-1"/>
        </w:rPr>
        <w:t xml:space="preserve"> </w:t>
      </w:r>
      <w:r>
        <w:t>que</w:t>
      </w:r>
      <w:r>
        <w:rPr>
          <w:spacing w:val="-1"/>
        </w:rPr>
        <w:t xml:space="preserve"> </w:t>
      </w:r>
      <w:r>
        <w:t>chegam</w:t>
      </w:r>
      <w:r>
        <w:rPr>
          <w:spacing w:val="-1"/>
        </w:rPr>
        <w:t xml:space="preserve"> </w:t>
      </w:r>
      <w:r>
        <w:t>a</w:t>
      </w:r>
      <w:r>
        <w:rPr>
          <w:spacing w:val="-1"/>
        </w:rPr>
        <w:t xml:space="preserve"> </w:t>
      </w:r>
      <w:r>
        <w:t>um</w:t>
      </w:r>
      <w:r>
        <w:rPr>
          <w:spacing w:val="-1"/>
        </w:rPr>
        <w:t xml:space="preserve"> </w:t>
      </w:r>
      <w:r>
        <w:t>determinado</w:t>
      </w:r>
      <w:r>
        <w:rPr>
          <w:spacing w:val="-1"/>
        </w:rPr>
        <w:t xml:space="preserve"> </w:t>
      </w:r>
      <w:r>
        <w:t>ponto</w:t>
      </w:r>
      <w:r>
        <w:rPr>
          <w:spacing w:val="-1"/>
        </w:rPr>
        <w:t xml:space="preserve"> </w:t>
      </w:r>
      <w:r>
        <w:t>seja</w:t>
      </w:r>
      <w:r>
        <w:rPr>
          <w:spacing w:val="-1"/>
        </w:rPr>
        <w:t xml:space="preserve"> </w:t>
      </w:r>
      <w:r>
        <w:t>igual</w:t>
      </w:r>
      <w:r>
        <w:rPr>
          <w:spacing w:val="-1"/>
        </w:rPr>
        <w:t xml:space="preserve"> </w:t>
      </w:r>
      <w:r>
        <w:t>ao</w:t>
      </w:r>
      <w:r>
        <w:rPr>
          <w:spacing w:val="-1"/>
        </w:rPr>
        <w:t xml:space="preserve"> </w:t>
      </w:r>
      <w:r>
        <w:t>número</w:t>
      </w:r>
      <w:r>
        <w:rPr>
          <w:spacing w:val="-1"/>
        </w:rPr>
        <w:t xml:space="preserve"> </w:t>
      </w:r>
      <w:r>
        <w:t>de arcos que dele saem, garantindo a continuidade das rotas.</w:t>
      </w:r>
    </w:p>
    <w:p w14:paraId="25DB0BD6" w14:textId="77777777" w:rsidR="00036C99" w:rsidRDefault="004767C7">
      <w:pPr>
        <w:pStyle w:val="Corpodetexto"/>
        <w:spacing w:before="1" w:line="376" w:lineRule="auto"/>
        <w:ind w:left="140" w:right="111" w:firstLine="1133"/>
        <w:jc w:val="both"/>
      </w:pPr>
      <w:r>
        <w:t>A</w:t>
      </w:r>
      <w:r>
        <w:rPr>
          <w:spacing w:val="-3"/>
        </w:rPr>
        <w:t xml:space="preserve"> </w:t>
      </w:r>
      <w:r>
        <w:t>Equação</w:t>
      </w:r>
      <w:r>
        <w:rPr>
          <w:spacing w:val="-2"/>
        </w:rPr>
        <w:t xml:space="preserve"> </w:t>
      </w:r>
      <w:r>
        <w:t>(2.11)</w:t>
      </w:r>
      <w:r>
        <w:rPr>
          <w:spacing w:val="-3"/>
        </w:rPr>
        <w:t xml:space="preserve"> </w:t>
      </w:r>
      <w:r>
        <w:t>corresponde</w:t>
      </w:r>
      <w:r>
        <w:rPr>
          <w:spacing w:val="-3"/>
        </w:rPr>
        <w:t xml:space="preserve"> </w:t>
      </w:r>
      <w:r>
        <w:t>à</w:t>
      </w:r>
      <w:r>
        <w:rPr>
          <w:spacing w:val="-3"/>
        </w:rPr>
        <w:t xml:space="preserve"> </w:t>
      </w:r>
      <w:r>
        <w:t>restrição</w:t>
      </w:r>
      <w:r>
        <w:rPr>
          <w:spacing w:val="-3"/>
        </w:rPr>
        <w:t xml:space="preserve"> </w:t>
      </w:r>
      <w:r>
        <w:t>de</w:t>
      </w:r>
      <w:r>
        <w:rPr>
          <w:spacing w:val="-2"/>
        </w:rPr>
        <w:t xml:space="preserve"> </w:t>
      </w:r>
      <w:r>
        <w:t>capacidade</w:t>
      </w:r>
      <w:r>
        <w:rPr>
          <w:spacing w:val="-3"/>
        </w:rPr>
        <w:t xml:space="preserve"> </w:t>
      </w:r>
      <w:r>
        <w:t>dos</w:t>
      </w:r>
      <w:r>
        <w:rPr>
          <w:spacing w:val="-3"/>
        </w:rPr>
        <w:t xml:space="preserve"> </w:t>
      </w:r>
      <w:r>
        <w:t>veículos,</w:t>
      </w:r>
      <w:r>
        <w:rPr>
          <w:spacing w:val="-2"/>
        </w:rPr>
        <w:t xml:space="preserve"> </w:t>
      </w:r>
      <w:r>
        <w:t>assegurando que</w:t>
      </w:r>
      <w:r>
        <w:rPr>
          <w:spacing w:val="-5"/>
        </w:rPr>
        <w:t xml:space="preserve"> </w:t>
      </w:r>
      <w:r>
        <w:t>a</w:t>
      </w:r>
      <w:r>
        <w:rPr>
          <w:spacing w:val="-4"/>
        </w:rPr>
        <w:t xml:space="preserve"> </w:t>
      </w:r>
      <w:r>
        <w:t>soma</w:t>
      </w:r>
      <w:r>
        <w:rPr>
          <w:spacing w:val="-5"/>
        </w:rPr>
        <w:t xml:space="preserve"> </w:t>
      </w:r>
      <w:r>
        <w:t>das</w:t>
      </w:r>
      <w:r>
        <w:rPr>
          <w:spacing w:val="-4"/>
        </w:rPr>
        <w:t xml:space="preserve"> </w:t>
      </w:r>
      <w:r>
        <w:t>demandas</w:t>
      </w:r>
      <w:r>
        <w:rPr>
          <w:spacing w:val="-5"/>
        </w:rPr>
        <w:t xml:space="preserve"> </w:t>
      </w:r>
      <w:r>
        <w:t>dos</w:t>
      </w:r>
      <w:r>
        <w:rPr>
          <w:spacing w:val="-5"/>
        </w:rPr>
        <w:t xml:space="preserve"> </w:t>
      </w:r>
      <w:r>
        <w:t>pontos</w:t>
      </w:r>
      <w:r>
        <w:rPr>
          <w:spacing w:val="-4"/>
        </w:rPr>
        <w:t xml:space="preserve"> </w:t>
      </w:r>
      <w:r>
        <w:t>atendidos</w:t>
      </w:r>
      <w:r>
        <w:rPr>
          <w:spacing w:val="-5"/>
        </w:rPr>
        <w:t xml:space="preserve"> </w:t>
      </w:r>
      <w:r>
        <w:t>por</w:t>
      </w:r>
      <w:r>
        <w:rPr>
          <w:spacing w:val="-5"/>
        </w:rPr>
        <w:t xml:space="preserve"> </w:t>
      </w:r>
      <w:r>
        <w:t>cada</w:t>
      </w:r>
      <w:r>
        <w:rPr>
          <w:spacing w:val="-4"/>
        </w:rPr>
        <w:t xml:space="preserve"> </w:t>
      </w:r>
      <w:r>
        <w:t>veículo</w:t>
      </w:r>
      <w:r>
        <w:rPr>
          <w:spacing w:val="-5"/>
        </w:rPr>
        <w:t xml:space="preserve"> </w:t>
      </w:r>
      <w:r>
        <w:t>não</w:t>
      </w:r>
      <w:r>
        <w:rPr>
          <w:spacing w:val="-5"/>
        </w:rPr>
        <w:t xml:space="preserve"> </w:t>
      </w:r>
      <w:r>
        <w:t>ultrapasse</w:t>
      </w:r>
      <w:r>
        <w:rPr>
          <w:spacing w:val="-4"/>
        </w:rPr>
        <w:t xml:space="preserve"> </w:t>
      </w:r>
      <w:r>
        <w:t>sua</w:t>
      </w:r>
      <w:r>
        <w:rPr>
          <w:spacing w:val="-5"/>
        </w:rPr>
        <w:t xml:space="preserve"> </w:t>
      </w:r>
      <w:r>
        <w:t>capacidade máxima.</w:t>
      </w:r>
      <w:r>
        <w:rPr>
          <w:spacing w:val="40"/>
        </w:rPr>
        <w:t xml:space="preserve"> </w:t>
      </w:r>
      <w:r>
        <w:t xml:space="preserve">Nessa restrição, </w:t>
      </w:r>
      <w:r>
        <w:rPr>
          <w:i/>
        </w:rPr>
        <w:t>q</w:t>
      </w:r>
      <w:r>
        <w:rPr>
          <w:i/>
          <w:vertAlign w:val="subscript"/>
        </w:rPr>
        <w:t>i</w:t>
      </w:r>
      <w:r>
        <w:rPr>
          <w:i/>
        </w:rPr>
        <w:t xml:space="preserve"> </w:t>
      </w:r>
      <w:r>
        <w:t xml:space="preserve">representa a demanda de funcionários no ponto de embarque </w:t>
      </w:r>
      <w:r>
        <w:rPr>
          <w:i/>
        </w:rPr>
        <w:t>i</w:t>
      </w:r>
      <w:r>
        <w:t xml:space="preserve">, enquanto </w:t>
      </w:r>
      <w:r>
        <w:rPr>
          <w:i/>
        </w:rPr>
        <w:t>Q</w:t>
      </w:r>
      <w:r>
        <w:rPr>
          <w:i/>
          <w:vertAlign w:val="subscript"/>
        </w:rPr>
        <w:t>k</w:t>
      </w:r>
      <w:r>
        <w:rPr>
          <w:i/>
        </w:rPr>
        <w:t xml:space="preserve"> </w:t>
      </w:r>
      <w:r>
        <w:t xml:space="preserve">representa a capacidade máxima do veículo </w:t>
      </w:r>
      <w:r>
        <w:rPr>
          <w:i/>
        </w:rPr>
        <w:t>k</w:t>
      </w:r>
      <w:r>
        <w:t>.</w:t>
      </w:r>
    </w:p>
    <w:p w14:paraId="5F61D9B9" w14:textId="77777777" w:rsidR="00036C99" w:rsidRDefault="004767C7">
      <w:pPr>
        <w:pStyle w:val="Corpodetexto"/>
        <w:spacing w:line="376" w:lineRule="auto"/>
        <w:ind w:left="140" w:right="141" w:firstLine="1133"/>
        <w:jc w:val="both"/>
      </w:pPr>
      <w:r>
        <w:rPr>
          <w:spacing w:val="-4"/>
        </w:rPr>
        <w:t>A</w:t>
      </w:r>
      <w:r>
        <w:rPr>
          <w:spacing w:val="-6"/>
        </w:rPr>
        <w:t xml:space="preserve"> </w:t>
      </w:r>
      <w:r>
        <w:rPr>
          <w:spacing w:val="-4"/>
        </w:rPr>
        <w:t>Equação</w:t>
      </w:r>
      <w:r>
        <w:rPr>
          <w:spacing w:val="-6"/>
        </w:rPr>
        <w:t xml:space="preserve"> </w:t>
      </w:r>
      <w:r>
        <w:rPr>
          <w:spacing w:val="-4"/>
        </w:rPr>
        <w:t>(2.12)</w:t>
      </w:r>
      <w:r>
        <w:rPr>
          <w:spacing w:val="-6"/>
        </w:rPr>
        <w:t xml:space="preserve"> </w:t>
      </w:r>
      <w:r>
        <w:rPr>
          <w:spacing w:val="-4"/>
        </w:rPr>
        <w:t>estabelece</w:t>
      </w:r>
      <w:r>
        <w:rPr>
          <w:spacing w:val="-6"/>
        </w:rPr>
        <w:t xml:space="preserve"> </w:t>
      </w:r>
      <w:r>
        <w:rPr>
          <w:spacing w:val="-4"/>
        </w:rPr>
        <w:t>a</w:t>
      </w:r>
      <w:r>
        <w:rPr>
          <w:spacing w:val="-6"/>
        </w:rPr>
        <w:t xml:space="preserve"> </w:t>
      </w:r>
      <w:r>
        <w:rPr>
          <w:spacing w:val="-4"/>
        </w:rPr>
        <w:t>restrição</w:t>
      </w:r>
      <w:r>
        <w:rPr>
          <w:spacing w:val="-6"/>
        </w:rPr>
        <w:t xml:space="preserve"> </w:t>
      </w:r>
      <w:r>
        <w:rPr>
          <w:spacing w:val="-4"/>
        </w:rPr>
        <w:t>de</w:t>
      </w:r>
      <w:r>
        <w:rPr>
          <w:spacing w:val="-6"/>
        </w:rPr>
        <w:t xml:space="preserve"> </w:t>
      </w:r>
      <w:r>
        <w:rPr>
          <w:spacing w:val="-4"/>
        </w:rPr>
        <w:t>precedência</w:t>
      </w:r>
      <w:r>
        <w:rPr>
          <w:spacing w:val="-6"/>
        </w:rPr>
        <w:t xml:space="preserve"> </w:t>
      </w:r>
      <w:r>
        <w:rPr>
          <w:spacing w:val="-4"/>
        </w:rPr>
        <w:t>temporal</w:t>
      </w:r>
      <w:r>
        <w:rPr>
          <w:spacing w:val="-6"/>
        </w:rPr>
        <w:t xml:space="preserve"> </w:t>
      </w:r>
      <w:r>
        <w:rPr>
          <w:spacing w:val="-4"/>
        </w:rPr>
        <w:t>das</w:t>
      </w:r>
      <w:r>
        <w:rPr>
          <w:spacing w:val="-6"/>
        </w:rPr>
        <w:t xml:space="preserve"> </w:t>
      </w:r>
      <w:r>
        <w:rPr>
          <w:spacing w:val="-4"/>
        </w:rPr>
        <w:t xml:space="preserve">rotas, garantindo </w:t>
      </w:r>
      <w:r>
        <w:t xml:space="preserve">que o atendimento em um ponto de embarque somente seja iniciado após a conclusão do </w:t>
      </w:r>
      <w:r>
        <w:rPr>
          <w:spacing w:val="-2"/>
        </w:rPr>
        <w:t>atendimento</w:t>
      </w:r>
      <w:r>
        <w:rPr>
          <w:spacing w:val="-8"/>
        </w:rPr>
        <w:t xml:space="preserve"> </w:t>
      </w:r>
      <w:r>
        <w:rPr>
          <w:spacing w:val="-2"/>
        </w:rPr>
        <w:t>no</w:t>
      </w:r>
      <w:r>
        <w:rPr>
          <w:spacing w:val="-8"/>
        </w:rPr>
        <w:t xml:space="preserve"> </w:t>
      </w:r>
      <w:r>
        <w:rPr>
          <w:spacing w:val="-2"/>
        </w:rPr>
        <w:t>ponto</w:t>
      </w:r>
      <w:r>
        <w:rPr>
          <w:spacing w:val="-7"/>
        </w:rPr>
        <w:t xml:space="preserve"> </w:t>
      </w:r>
      <w:r>
        <w:rPr>
          <w:spacing w:val="-2"/>
        </w:rPr>
        <w:t>anterior</w:t>
      </w:r>
      <w:r>
        <w:rPr>
          <w:spacing w:val="-8"/>
        </w:rPr>
        <w:t xml:space="preserve"> </w:t>
      </w:r>
      <w:r>
        <w:rPr>
          <w:spacing w:val="-2"/>
        </w:rPr>
        <w:t>e</w:t>
      </w:r>
      <w:r>
        <w:rPr>
          <w:spacing w:val="-8"/>
        </w:rPr>
        <w:t xml:space="preserve"> </w:t>
      </w:r>
      <w:r>
        <w:rPr>
          <w:spacing w:val="-2"/>
        </w:rPr>
        <w:t>do</w:t>
      </w:r>
      <w:r>
        <w:rPr>
          <w:spacing w:val="-7"/>
        </w:rPr>
        <w:t xml:space="preserve"> </w:t>
      </w:r>
      <w:r>
        <w:rPr>
          <w:spacing w:val="-2"/>
        </w:rPr>
        <w:t>respectivo</w:t>
      </w:r>
      <w:r>
        <w:rPr>
          <w:spacing w:val="-8"/>
        </w:rPr>
        <w:t xml:space="preserve"> </w:t>
      </w:r>
      <w:r>
        <w:rPr>
          <w:spacing w:val="-2"/>
        </w:rPr>
        <w:t>tempo</w:t>
      </w:r>
      <w:r>
        <w:rPr>
          <w:spacing w:val="-8"/>
        </w:rPr>
        <w:t xml:space="preserve"> </w:t>
      </w:r>
      <w:r>
        <w:rPr>
          <w:spacing w:val="-2"/>
        </w:rPr>
        <w:t>de</w:t>
      </w:r>
      <w:r>
        <w:rPr>
          <w:spacing w:val="-7"/>
        </w:rPr>
        <w:t xml:space="preserve"> </w:t>
      </w:r>
      <w:r>
        <w:rPr>
          <w:spacing w:val="-2"/>
        </w:rPr>
        <w:t>deslocamento</w:t>
      </w:r>
      <w:r>
        <w:rPr>
          <w:spacing w:val="-8"/>
        </w:rPr>
        <w:t xml:space="preserve"> </w:t>
      </w:r>
      <w:r>
        <w:rPr>
          <w:spacing w:val="-2"/>
        </w:rPr>
        <w:t>entre</w:t>
      </w:r>
      <w:r>
        <w:rPr>
          <w:spacing w:val="-8"/>
        </w:rPr>
        <w:t xml:space="preserve"> </w:t>
      </w:r>
      <w:r>
        <w:rPr>
          <w:spacing w:val="-2"/>
        </w:rPr>
        <w:t>os</w:t>
      </w:r>
      <w:r>
        <w:rPr>
          <w:spacing w:val="-7"/>
        </w:rPr>
        <w:t xml:space="preserve"> </w:t>
      </w:r>
      <w:r>
        <w:rPr>
          <w:spacing w:val="-2"/>
        </w:rPr>
        <w:t>nós.</w:t>
      </w:r>
      <w:r>
        <w:rPr>
          <w:spacing w:val="5"/>
        </w:rPr>
        <w:t xml:space="preserve"> </w:t>
      </w:r>
      <w:r>
        <w:rPr>
          <w:spacing w:val="-2"/>
        </w:rPr>
        <w:t>O</w:t>
      </w:r>
      <w:r>
        <w:rPr>
          <w:spacing w:val="-7"/>
        </w:rPr>
        <w:t xml:space="preserve"> </w:t>
      </w:r>
      <w:r>
        <w:rPr>
          <w:spacing w:val="-2"/>
        </w:rPr>
        <w:t>parâmetro</w:t>
      </w:r>
    </w:p>
    <w:p w14:paraId="47EA64E6" w14:textId="77777777" w:rsidR="00036C99" w:rsidRDefault="00036C99">
      <w:pPr>
        <w:pStyle w:val="Corpodetexto"/>
        <w:spacing w:line="376" w:lineRule="auto"/>
        <w:jc w:val="both"/>
        <w:sectPr w:rsidR="00036C99">
          <w:pgSz w:w="11910" w:h="16840"/>
          <w:pgMar w:top="1260" w:right="992" w:bottom="280" w:left="1559" w:header="1034" w:footer="0" w:gutter="0"/>
          <w:cols w:space="720"/>
        </w:sectPr>
      </w:pPr>
    </w:p>
    <w:p w14:paraId="062DAB77" w14:textId="77777777" w:rsidR="00036C99" w:rsidRDefault="00036C99">
      <w:pPr>
        <w:pStyle w:val="Corpodetexto"/>
        <w:spacing w:before="42"/>
      </w:pPr>
    </w:p>
    <w:p w14:paraId="2117BAE4" w14:textId="77777777" w:rsidR="00036C99" w:rsidRDefault="004767C7">
      <w:pPr>
        <w:pStyle w:val="Corpodetexto"/>
        <w:spacing w:line="434" w:lineRule="exact"/>
        <w:ind w:left="130" w:right="141" w:firstLine="9"/>
        <w:jc w:val="both"/>
      </w:pPr>
      <w:r>
        <w:rPr>
          <w:i/>
        </w:rPr>
        <w:t>e</w:t>
      </w:r>
      <w:r>
        <w:rPr>
          <w:i/>
          <w:vertAlign w:val="subscript"/>
        </w:rPr>
        <w:t>i</w:t>
      </w:r>
      <w:r>
        <w:rPr>
          <w:i/>
        </w:rPr>
        <w:t xml:space="preserve"> </w:t>
      </w:r>
      <w:r>
        <w:t xml:space="preserve">representa o instante de início do atendimento no nó </w:t>
      </w:r>
      <w:r>
        <w:rPr>
          <w:i/>
        </w:rPr>
        <w:t>i</w:t>
      </w:r>
      <w:r>
        <w:t xml:space="preserve">, </w:t>
      </w:r>
      <w:r>
        <w:rPr>
          <w:i/>
        </w:rPr>
        <w:t>s</w:t>
      </w:r>
      <w:r>
        <w:rPr>
          <w:i/>
          <w:vertAlign w:val="subscript"/>
        </w:rPr>
        <w:t>i</w:t>
      </w:r>
      <w:r>
        <w:rPr>
          <w:i/>
        </w:rPr>
        <w:t xml:space="preserve"> </w:t>
      </w:r>
      <w:r>
        <w:t xml:space="preserve">corresponde ao tempo de serviço realizado nesse ponto, </w:t>
      </w:r>
      <w:r>
        <w:rPr>
          <w:i/>
        </w:rPr>
        <w:t>t</w:t>
      </w:r>
      <w:r>
        <w:rPr>
          <w:i/>
          <w:vertAlign w:val="subscript"/>
        </w:rPr>
        <w:t>i</w:t>
      </w:r>
      <w:r>
        <w:rPr>
          <w:i/>
          <w:spacing w:val="-15"/>
        </w:rPr>
        <w:t xml:space="preserve"> </w:t>
      </w:r>
      <w:r>
        <w:rPr>
          <w:i/>
          <w:vertAlign w:val="subscript"/>
        </w:rPr>
        <w:t>j</w:t>
      </w:r>
      <w:r>
        <w:rPr>
          <w:i/>
        </w:rPr>
        <w:t xml:space="preserve"> </w:t>
      </w:r>
      <w:r>
        <w:t xml:space="preserve">representa o tempo de deslocamento entre os nós </w:t>
      </w:r>
      <w:r>
        <w:rPr>
          <w:i/>
        </w:rPr>
        <w:t xml:space="preserve">i </w:t>
      </w:r>
      <w:r>
        <w:t>e</w:t>
      </w:r>
      <w:r>
        <w:rPr>
          <w:spacing w:val="40"/>
        </w:rPr>
        <w:t xml:space="preserve"> </w:t>
      </w:r>
      <w:r>
        <w:rPr>
          <w:i/>
        </w:rPr>
        <w:t>j</w:t>
      </w:r>
      <w:r>
        <w:t xml:space="preserve">, e </w:t>
      </w:r>
      <w:r>
        <w:rPr>
          <w:i/>
        </w:rPr>
        <w:t xml:space="preserve">M </w:t>
      </w:r>
      <w:r>
        <w:t xml:space="preserve">é uma constante suficientemente grande (Big-M), utilizada para desativar a restrição quando o arco </w:t>
      </w:r>
      <w:r>
        <w:rPr>
          <w:rFonts w:ascii="Lucida Sans Unicode" w:hAnsi="Lucida Sans Unicode"/>
        </w:rPr>
        <w:t>(</w:t>
      </w:r>
      <w:r>
        <w:rPr>
          <w:i/>
        </w:rPr>
        <w:t>i</w:t>
      </w:r>
      <w:r>
        <w:rPr>
          <w:rFonts w:ascii="Arial" w:hAnsi="Arial"/>
          <w:i/>
        </w:rPr>
        <w:t xml:space="preserve">, </w:t>
      </w:r>
      <w:r>
        <w:rPr>
          <w:i/>
        </w:rPr>
        <w:t>j</w:t>
      </w:r>
      <w:r>
        <w:rPr>
          <w:rFonts w:ascii="Lucida Sans Unicode" w:hAnsi="Lucida Sans Unicode"/>
        </w:rPr>
        <w:t xml:space="preserve">) </w:t>
      </w:r>
      <w:r>
        <w:t>não pertence à rota do veículo.</w:t>
      </w:r>
    </w:p>
    <w:p w14:paraId="26697B52" w14:textId="77777777" w:rsidR="00036C99" w:rsidRDefault="004767C7">
      <w:pPr>
        <w:pStyle w:val="Corpodetexto"/>
        <w:spacing w:before="121" w:line="376" w:lineRule="auto"/>
        <w:ind w:left="140" w:right="141" w:firstLine="1133"/>
        <w:jc w:val="both"/>
      </w:pPr>
      <w:r>
        <w:t xml:space="preserve">A Equação (2.13) define as janelas de tempo para atendimento de cada ponto de embarque, impondo que o instante de início do atendimento </w:t>
      </w:r>
      <w:r>
        <w:rPr>
          <w:i/>
        </w:rPr>
        <w:t>e</w:t>
      </w:r>
      <w:r>
        <w:rPr>
          <w:i/>
          <w:vertAlign w:val="subscript"/>
        </w:rPr>
        <w:t>i</w:t>
      </w:r>
      <w:r>
        <w:rPr>
          <w:i/>
        </w:rPr>
        <w:t xml:space="preserve"> </w:t>
      </w:r>
      <w:r>
        <w:t xml:space="preserve">esteja compreendido entre o horário mínimo permitido </w:t>
      </w:r>
      <w:r>
        <w:rPr>
          <w:i/>
        </w:rPr>
        <w:t>a</w:t>
      </w:r>
      <w:r>
        <w:rPr>
          <w:i/>
          <w:vertAlign w:val="subscript"/>
        </w:rPr>
        <w:t>i</w:t>
      </w:r>
      <w:r>
        <w:rPr>
          <w:i/>
        </w:rPr>
        <w:t xml:space="preserve"> </w:t>
      </w:r>
      <w:r>
        <w:t xml:space="preserve">e o horário máximo permitido </w:t>
      </w:r>
      <w:r>
        <w:rPr>
          <w:i/>
        </w:rPr>
        <w:t>b</w:t>
      </w:r>
      <w:r>
        <w:rPr>
          <w:i/>
          <w:vertAlign w:val="subscript"/>
        </w:rPr>
        <w:t>i</w:t>
      </w:r>
      <w:r>
        <w:t>, garantindo que o atendimento ocorra dentro do intervalo de tempo estabelecido.</w:t>
      </w:r>
    </w:p>
    <w:p w14:paraId="37ACBEFF" w14:textId="77777777" w:rsidR="00036C99" w:rsidRDefault="004767C7">
      <w:pPr>
        <w:pStyle w:val="Corpodetexto"/>
        <w:spacing w:line="324" w:lineRule="auto"/>
        <w:ind w:left="140" w:right="141" w:firstLine="1133"/>
        <w:jc w:val="both"/>
      </w:pPr>
      <w:r>
        <w:t>A</w:t>
      </w:r>
      <w:r>
        <w:rPr>
          <w:spacing w:val="-8"/>
        </w:rPr>
        <w:t xml:space="preserve"> </w:t>
      </w:r>
      <w:r>
        <w:t xml:space="preserve">Equação (2.14) define a natureza da variável de decisão, estabelecendo que </w:t>
      </w:r>
      <w:r>
        <w:rPr>
          <w:i/>
        </w:rPr>
        <w:t>x</w:t>
      </w:r>
      <w:r>
        <w:rPr>
          <w:i/>
          <w:vertAlign w:val="subscript"/>
        </w:rPr>
        <w:t>i</w:t>
      </w:r>
      <w:r>
        <w:rPr>
          <w:i/>
          <w:spacing w:val="-15"/>
        </w:rPr>
        <w:t xml:space="preserve"> </w:t>
      </w:r>
      <w:r>
        <w:rPr>
          <w:i/>
          <w:vertAlign w:val="subscript"/>
        </w:rPr>
        <w:t>jk</w:t>
      </w:r>
      <w:r>
        <w:rPr>
          <w:i/>
        </w:rPr>
        <w:t xml:space="preserve"> </w:t>
      </w:r>
      <w:r>
        <w:t>seja</w:t>
      </w:r>
      <w:r>
        <w:rPr>
          <w:spacing w:val="-10"/>
        </w:rPr>
        <w:t xml:space="preserve"> </w:t>
      </w:r>
      <w:r>
        <w:t>binária,</w:t>
      </w:r>
      <w:r>
        <w:rPr>
          <w:spacing w:val="-7"/>
        </w:rPr>
        <w:t xml:space="preserve"> </w:t>
      </w:r>
      <w:r>
        <w:t>assumindo</w:t>
      </w:r>
      <w:r>
        <w:rPr>
          <w:spacing w:val="-7"/>
        </w:rPr>
        <w:t xml:space="preserve"> </w:t>
      </w:r>
      <w:r>
        <w:t>valor</w:t>
      </w:r>
      <w:r>
        <w:rPr>
          <w:spacing w:val="-7"/>
        </w:rPr>
        <w:t xml:space="preserve"> </w:t>
      </w:r>
      <w:r>
        <w:t>igual</w:t>
      </w:r>
      <w:r>
        <w:rPr>
          <w:spacing w:val="-7"/>
        </w:rPr>
        <w:t xml:space="preserve"> </w:t>
      </w:r>
      <w:r>
        <w:t>a</w:t>
      </w:r>
      <w:r>
        <w:rPr>
          <w:spacing w:val="-7"/>
        </w:rPr>
        <w:t xml:space="preserve"> </w:t>
      </w:r>
      <w:r>
        <w:t>1</w:t>
      </w:r>
      <w:r>
        <w:rPr>
          <w:spacing w:val="-7"/>
        </w:rPr>
        <w:t xml:space="preserve"> </w:t>
      </w:r>
      <w:r>
        <w:t>quando</w:t>
      </w:r>
      <w:r>
        <w:rPr>
          <w:spacing w:val="-7"/>
        </w:rPr>
        <w:t xml:space="preserve"> </w:t>
      </w:r>
      <w:r>
        <w:t>o</w:t>
      </w:r>
      <w:r>
        <w:rPr>
          <w:spacing w:val="-7"/>
        </w:rPr>
        <w:t xml:space="preserve"> </w:t>
      </w:r>
      <w:r>
        <w:t>veículo</w:t>
      </w:r>
      <w:r>
        <w:rPr>
          <w:spacing w:val="-7"/>
        </w:rPr>
        <w:t xml:space="preserve"> </w:t>
      </w:r>
      <w:r>
        <w:rPr>
          <w:i/>
        </w:rPr>
        <w:t>k</w:t>
      </w:r>
      <w:r>
        <w:rPr>
          <w:i/>
          <w:spacing w:val="-3"/>
        </w:rPr>
        <w:t xml:space="preserve"> </w:t>
      </w:r>
      <w:r>
        <w:t>percorre</w:t>
      </w:r>
      <w:r>
        <w:rPr>
          <w:spacing w:val="-7"/>
        </w:rPr>
        <w:t xml:space="preserve"> </w:t>
      </w:r>
      <w:r>
        <w:t>o</w:t>
      </w:r>
      <w:r>
        <w:rPr>
          <w:spacing w:val="-7"/>
        </w:rPr>
        <w:t xml:space="preserve"> </w:t>
      </w:r>
      <w:r>
        <w:t>arco</w:t>
      </w:r>
      <w:r>
        <w:rPr>
          <w:spacing w:val="-7"/>
        </w:rPr>
        <w:t xml:space="preserve"> </w:t>
      </w:r>
      <w:r>
        <w:rPr>
          <w:rFonts w:ascii="Lucida Sans Unicode" w:hAnsi="Lucida Sans Unicode"/>
        </w:rPr>
        <w:t>(</w:t>
      </w:r>
      <w:r>
        <w:rPr>
          <w:i/>
        </w:rPr>
        <w:t>i</w:t>
      </w:r>
      <w:r>
        <w:rPr>
          <w:rFonts w:ascii="Arial" w:hAnsi="Arial"/>
          <w:i/>
        </w:rPr>
        <w:t>,</w:t>
      </w:r>
      <w:r>
        <w:rPr>
          <w:rFonts w:ascii="Arial" w:hAnsi="Arial"/>
          <w:i/>
          <w:spacing w:val="-11"/>
        </w:rPr>
        <w:t xml:space="preserve"> </w:t>
      </w:r>
      <w:r>
        <w:rPr>
          <w:i/>
        </w:rPr>
        <w:t>j</w:t>
      </w:r>
      <w:r>
        <w:rPr>
          <w:rFonts w:ascii="Lucida Sans Unicode" w:hAnsi="Lucida Sans Unicode"/>
        </w:rPr>
        <w:t>)</w:t>
      </w:r>
      <w:r>
        <w:rPr>
          <w:rFonts w:ascii="Lucida Sans Unicode" w:hAnsi="Lucida Sans Unicode"/>
          <w:spacing w:val="-19"/>
        </w:rPr>
        <w:t xml:space="preserve"> </w:t>
      </w:r>
      <w:r>
        <w:t>e</w:t>
      </w:r>
      <w:r>
        <w:rPr>
          <w:spacing w:val="-7"/>
        </w:rPr>
        <w:t xml:space="preserve"> </w:t>
      </w:r>
      <w:r>
        <w:t>valor</w:t>
      </w:r>
      <w:r>
        <w:rPr>
          <w:spacing w:val="-7"/>
        </w:rPr>
        <w:t xml:space="preserve"> </w:t>
      </w:r>
      <w:r>
        <w:t>igual</w:t>
      </w:r>
      <w:r>
        <w:rPr>
          <w:spacing w:val="-7"/>
        </w:rPr>
        <w:t xml:space="preserve"> </w:t>
      </w:r>
      <w:r>
        <w:t>a</w:t>
      </w:r>
      <w:r>
        <w:rPr>
          <w:spacing w:val="-7"/>
        </w:rPr>
        <w:t xml:space="preserve"> </w:t>
      </w:r>
      <w:r>
        <w:t>0 caso contrário.</w:t>
      </w:r>
    </w:p>
    <w:p w14:paraId="79281E0A" w14:textId="77777777" w:rsidR="00036C99" w:rsidRDefault="004767C7">
      <w:pPr>
        <w:pStyle w:val="Corpodetexto"/>
        <w:spacing w:before="57" w:line="324" w:lineRule="auto"/>
        <w:ind w:left="140" w:right="111" w:firstLine="1133"/>
        <w:jc w:val="both"/>
      </w:pPr>
      <w:r>
        <w:t>Por</w:t>
      </w:r>
      <w:r>
        <w:rPr>
          <w:spacing w:val="-2"/>
        </w:rPr>
        <w:t xml:space="preserve"> </w:t>
      </w:r>
      <w:r>
        <w:t>fim,</w:t>
      </w:r>
      <w:r>
        <w:rPr>
          <w:spacing w:val="-2"/>
        </w:rPr>
        <w:t xml:space="preserve"> </w:t>
      </w:r>
      <w:r>
        <w:t>a</w:t>
      </w:r>
      <w:r>
        <w:rPr>
          <w:spacing w:val="-2"/>
        </w:rPr>
        <w:t xml:space="preserve"> </w:t>
      </w:r>
      <w:r>
        <w:t>equação</w:t>
      </w:r>
      <w:r>
        <w:rPr>
          <w:spacing w:val="-2"/>
        </w:rPr>
        <w:t xml:space="preserve"> </w:t>
      </w:r>
      <w:r>
        <w:t>(2.15)</w:t>
      </w:r>
      <w:r>
        <w:rPr>
          <w:spacing w:val="-2"/>
        </w:rPr>
        <w:t xml:space="preserve"> </w:t>
      </w:r>
      <w:r>
        <w:t>representa</w:t>
      </w:r>
      <w:r>
        <w:rPr>
          <w:spacing w:val="-2"/>
        </w:rPr>
        <w:t xml:space="preserve"> </w:t>
      </w:r>
      <w:r>
        <w:t>a</w:t>
      </w:r>
      <w:r>
        <w:rPr>
          <w:spacing w:val="-2"/>
        </w:rPr>
        <w:t xml:space="preserve"> </w:t>
      </w:r>
      <w:r>
        <w:t>restrição</w:t>
      </w:r>
      <w:r>
        <w:rPr>
          <w:spacing w:val="-2"/>
        </w:rPr>
        <w:t xml:space="preserve"> </w:t>
      </w:r>
      <w:r>
        <w:t>de</w:t>
      </w:r>
      <w:r>
        <w:rPr>
          <w:spacing w:val="-2"/>
        </w:rPr>
        <w:t xml:space="preserve"> </w:t>
      </w:r>
      <w:r>
        <w:t>não</w:t>
      </w:r>
      <w:r>
        <w:rPr>
          <w:spacing w:val="-2"/>
        </w:rPr>
        <w:t xml:space="preserve"> </w:t>
      </w:r>
      <w:r>
        <w:t>negatividade,</w:t>
      </w:r>
      <w:r>
        <w:rPr>
          <w:spacing w:val="-2"/>
        </w:rPr>
        <w:t xml:space="preserve"> </w:t>
      </w:r>
      <w:r>
        <w:t xml:space="preserve">determinando que o instante de início do atendimento </w:t>
      </w:r>
      <w:r>
        <w:rPr>
          <w:i/>
        </w:rPr>
        <w:t>e</w:t>
      </w:r>
      <w:r>
        <w:rPr>
          <w:i/>
          <w:vertAlign w:val="subscript"/>
        </w:rPr>
        <w:t>i</w:t>
      </w:r>
      <w:r>
        <w:rPr>
          <w:i/>
        </w:rPr>
        <w:t xml:space="preserve"> </w:t>
      </w:r>
      <w:r>
        <w:t xml:space="preserve">seja maior ou igual a zero para todo nó </w:t>
      </w:r>
      <w:r>
        <w:rPr>
          <w:i/>
        </w:rPr>
        <w:t xml:space="preserve">i </w:t>
      </w:r>
      <w:r>
        <w:rPr>
          <w:rFonts w:ascii="Lucida Sans Unicode" w:hAnsi="Lucida Sans Unicode"/>
        </w:rPr>
        <w:t>∈</w:t>
      </w:r>
      <w:r>
        <w:rPr>
          <w:rFonts w:ascii="Lucida Sans Unicode" w:hAnsi="Lucida Sans Unicode"/>
          <w:spacing w:val="-16"/>
        </w:rPr>
        <w:t xml:space="preserve"> </w:t>
      </w:r>
      <w:r>
        <w:rPr>
          <w:i/>
        </w:rPr>
        <w:t>V</w:t>
      </w:r>
      <w:r>
        <w:rPr>
          <w:i/>
          <w:spacing w:val="-15"/>
        </w:rPr>
        <w:t xml:space="preserve"> </w:t>
      </w:r>
      <w:r>
        <w:t>, assegurando a consistência temporal da solução.</w:t>
      </w:r>
    </w:p>
    <w:p w14:paraId="13156AEF" w14:textId="77777777" w:rsidR="00036C99" w:rsidRDefault="00036C99">
      <w:pPr>
        <w:pStyle w:val="Corpodetexto"/>
        <w:spacing w:before="140"/>
      </w:pPr>
    </w:p>
    <w:p w14:paraId="0637FD6A" w14:textId="1376B726" w:rsidR="00AE4E43" w:rsidRPr="00DA0E07" w:rsidDel="00DA0E07" w:rsidRDefault="004767C7" w:rsidP="00AE4E43">
      <w:pPr>
        <w:pStyle w:val="Ttulo1"/>
        <w:numPr>
          <w:ilvl w:val="1"/>
          <w:numId w:val="2"/>
        </w:numPr>
        <w:tabs>
          <w:tab w:val="left" w:pos="677"/>
        </w:tabs>
        <w:ind w:left="677" w:hanging="537"/>
        <w:rPr>
          <w:del w:id="152" w:author="Samantha Araújo" w:date="2026-09-21T13:25:00Z" w16du:dateUtc="2026-09-21T16:25:00Z"/>
          <w:rPrChange w:id="153" w:author="Samantha Araújo" w:date="2026-09-21T13:29:00Z" w16du:dateUtc="2026-09-21T16:29:00Z">
            <w:rPr>
              <w:del w:id="154" w:author="Samantha Araújo" w:date="2026-09-21T13:25:00Z" w16du:dateUtc="2026-09-21T16:25:00Z"/>
              <w:spacing w:val="-2"/>
            </w:rPr>
          </w:rPrChange>
        </w:rPr>
      </w:pPr>
      <w:bookmarkStart w:id="155" w:name="Técnicas_de_Solução"/>
      <w:bookmarkEnd w:id="155"/>
      <w:r>
        <w:t>Técnicas</w:t>
      </w:r>
      <w:r>
        <w:rPr>
          <w:spacing w:val="-7"/>
        </w:rPr>
        <w:t xml:space="preserve"> </w:t>
      </w:r>
      <w:r>
        <w:t>de</w:t>
      </w:r>
      <w:r>
        <w:rPr>
          <w:spacing w:val="-7"/>
        </w:rPr>
        <w:t xml:space="preserve"> </w:t>
      </w:r>
      <w:r>
        <w:rPr>
          <w:spacing w:val="-2"/>
        </w:rPr>
        <w:t>Solução</w:t>
      </w:r>
      <w:ins w:id="156" w:author="Samantha Araújo" w:date="2026-09-21T13:22:00Z" w16du:dateUtc="2026-09-21T16:22:00Z">
        <w:r w:rsidR="00832F0A">
          <w:rPr>
            <w:spacing w:val="-2"/>
          </w:rPr>
          <w:t xml:space="preserve"> Aqui tem </w:t>
        </w:r>
      </w:ins>
      <w:ins w:id="157" w:author="Samantha Araújo" w:date="2026-09-21T13:23:00Z" w16du:dateUtc="2026-09-21T16:23:00Z">
        <w:r w:rsidR="00832F0A">
          <w:rPr>
            <w:spacing w:val="-2"/>
          </w:rPr>
          <w:t xml:space="preserve">ter muita cautela... depende de muita coisa... principalmente do tamanho do problema que vc está analisando... </w:t>
        </w:r>
      </w:ins>
      <w:ins w:id="158" w:author="Samantha Araújo" w:date="2026-09-21T13:25:00Z">
        <w:r w:rsidR="00AE4E43" w:rsidRPr="00AE4E43">
          <w:rPr>
            <w:spacing w:val="-2"/>
          </w:rPr>
          <w:t xml:space="preserve">Embora o PRV seja NP-hard, instâncias </w:t>
        </w:r>
      </w:ins>
      <w:ins w:id="159" w:author="Samantha Araújo" w:date="2026-09-21T13:26:00Z" w16du:dateUtc="2026-09-21T16:26:00Z">
        <w:r w:rsidR="00AE4E43">
          <w:rPr>
            <w:spacing w:val="-2"/>
          </w:rPr>
          <w:t>pequenas</w:t>
        </w:r>
      </w:ins>
      <w:ins w:id="160" w:author="Samantha Araújo" w:date="2026-09-21T13:25:00Z">
        <w:r w:rsidR="00AE4E43" w:rsidRPr="00AE4E43">
          <w:rPr>
            <w:spacing w:val="-2"/>
          </w:rPr>
          <w:t xml:space="preserve"> podem ser resolvidas exatamente com solvers</w:t>
        </w:r>
      </w:ins>
      <w:ins w:id="161" w:author="Samantha Araújo" w:date="2026-09-21T13:26:00Z" w16du:dateUtc="2026-09-21T16:26:00Z">
        <w:r w:rsidR="00AE4E43">
          <w:rPr>
            <w:spacing w:val="-2"/>
          </w:rPr>
          <w:t xml:space="preserve"> como o Gurobi, por exemplo</w:t>
        </w:r>
      </w:ins>
      <w:ins w:id="162" w:author="Samantha Araújo" w:date="2026-09-21T13:25:00Z">
        <w:r w:rsidR="00AE4E43" w:rsidRPr="00AE4E43">
          <w:rPr>
            <w:spacing w:val="-2"/>
          </w:rPr>
          <w:t xml:space="preserve">. </w:t>
        </w:r>
      </w:ins>
      <w:ins w:id="163" w:author="Samantha Araújo" w:date="2026-09-21T13:26:00Z" w16du:dateUtc="2026-09-21T16:26:00Z">
        <w:r w:rsidR="00AE4E43">
          <w:rPr>
            <w:spacing w:val="-2"/>
          </w:rPr>
          <w:t>A</w:t>
        </w:r>
      </w:ins>
      <w:ins w:id="164" w:author="Samantha Araújo" w:date="2026-09-21T13:25:00Z">
        <w:r w:rsidR="00AE4E43" w:rsidRPr="00AE4E43">
          <w:rPr>
            <w:spacing w:val="-2"/>
          </w:rPr>
          <w:t xml:space="preserve"> </w:t>
        </w:r>
      </w:ins>
      <w:ins w:id="165" w:author="Samantha Araújo" w:date="2026-09-21T13:26:00Z" w16du:dateUtc="2026-09-21T16:26:00Z">
        <w:r w:rsidR="00AE4E43">
          <w:rPr>
            <w:spacing w:val="-2"/>
          </w:rPr>
          <w:t>escolha</w:t>
        </w:r>
      </w:ins>
      <w:ins w:id="166" w:author="Samantha Araújo" w:date="2026-09-21T13:25:00Z">
        <w:r w:rsidR="00AE4E43" w:rsidRPr="00AE4E43">
          <w:rPr>
            <w:spacing w:val="-2"/>
          </w:rPr>
          <w:t xml:space="preserve"> de uma metaheurística deve ser justificada pel</w:t>
        </w:r>
      </w:ins>
      <w:ins w:id="167" w:author="Samantha Araújo" w:date="2026-09-21T13:26:00Z" w16du:dateUtc="2026-09-21T16:26:00Z">
        <w:r w:rsidR="00AE4E43">
          <w:rPr>
            <w:spacing w:val="-2"/>
          </w:rPr>
          <w:t xml:space="preserve">o tamanho </w:t>
        </w:r>
      </w:ins>
      <w:ins w:id="168" w:author="Samantha Araújo" w:date="2026-09-21T13:25:00Z">
        <w:r w:rsidR="00AE4E43" w:rsidRPr="00AE4E43">
          <w:rPr>
            <w:spacing w:val="-2"/>
          </w:rPr>
          <w:t xml:space="preserve">da instância, pelo tempo computacional </w:t>
        </w:r>
      </w:ins>
      <w:ins w:id="169" w:author="Samantha Araújo" w:date="2026-09-21T13:26:00Z" w16du:dateUtc="2026-09-21T16:26:00Z">
        <w:r w:rsidR="00AE4E43">
          <w:rPr>
            <w:spacing w:val="-2"/>
          </w:rPr>
          <w:t xml:space="preserve">..... </w:t>
        </w:r>
      </w:ins>
    </w:p>
    <w:p w14:paraId="554DC09B" w14:textId="77777777" w:rsidR="00DA0E07" w:rsidRPr="00DA0E07" w:rsidRDefault="00DA0E07">
      <w:pPr>
        <w:pStyle w:val="Ttulo1"/>
        <w:tabs>
          <w:tab w:val="left" w:pos="677"/>
        </w:tabs>
        <w:ind w:firstLine="0"/>
        <w:rPr>
          <w:ins w:id="170" w:author="Samantha Araújo" w:date="2026-09-21T13:29:00Z" w16du:dateUtc="2026-09-21T16:29:00Z"/>
          <w:rPrChange w:id="171" w:author="Samantha Araújo" w:date="2026-09-21T13:27:00Z" w16du:dateUtc="2026-09-21T16:27:00Z">
            <w:rPr>
              <w:ins w:id="172" w:author="Samantha Araújo" w:date="2026-09-21T13:29:00Z" w16du:dateUtc="2026-09-21T16:29:00Z"/>
              <w:spacing w:val="-2"/>
            </w:rPr>
          </w:rPrChange>
        </w:rPr>
        <w:pPrChange w:id="173" w:author="Samantha Araújo" w:date="2026-09-21T13:29:00Z" w16du:dateUtc="2026-09-21T16:29:00Z">
          <w:pPr>
            <w:pStyle w:val="Ttulo1"/>
            <w:numPr>
              <w:ilvl w:val="1"/>
              <w:numId w:val="2"/>
            </w:numPr>
            <w:tabs>
              <w:tab w:val="left" w:pos="677"/>
            </w:tabs>
            <w:ind w:left="660" w:hanging="538"/>
          </w:pPr>
        </w:pPrChange>
      </w:pPr>
    </w:p>
    <w:p w14:paraId="188B6E9B" w14:textId="322ABF35" w:rsidR="00DA0E07" w:rsidRDefault="00DA0E07">
      <w:pPr>
        <w:pStyle w:val="Ttulo1"/>
        <w:numPr>
          <w:ilvl w:val="0"/>
          <w:numId w:val="2"/>
        </w:numPr>
        <w:tabs>
          <w:tab w:val="left" w:pos="677"/>
        </w:tabs>
        <w:rPr>
          <w:ins w:id="174" w:author="Samantha Araújo" w:date="2026-09-21T13:27:00Z" w16du:dateUtc="2026-09-21T16:27:00Z"/>
        </w:rPr>
        <w:pPrChange w:id="175" w:author="Samantha Araújo" w:date="2026-09-21T13:27:00Z" w16du:dateUtc="2026-09-21T16:27:00Z">
          <w:pPr>
            <w:pStyle w:val="Ttulo1"/>
            <w:numPr>
              <w:ilvl w:val="1"/>
              <w:numId w:val="2"/>
            </w:numPr>
            <w:tabs>
              <w:tab w:val="left" w:pos="677"/>
            </w:tabs>
            <w:ind w:left="660" w:hanging="538"/>
          </w:pPr>
        </w:pPrChange>
      </w:pPr>
      <w:ins w:id="176" w:author="Samantha Araújo" w:date="2026-09-21T13:27:00Z" w16du:dateUtc="2026-09-21T16:27:00Z">
        <w:r>
          <w:t xml:space="preserve">Sugiro ver os trabalhos de </w:t>
        </w:r>
      </w:ins>
      <w:ins w:id="177" w:author="Samantha Araújo" w:date="2026-09-21T13:29:00Z" w16du:dateUtc="2026-09-21T16:29:00Z">
        <w:r>
          <w:t xml:space="preserve">FLEISCHMANN, B.  The  vehicle  routing  problem with multiple  use  of  vehicles  The  vehicle  routing problem with multiple use of the vehicles Scope and Purpose. n. June, 1990 e CATTARUZZA, D.; ABSI, N.; FEILLET, D. Vehicle routing problems with multiple trips. Annals of Operations Research, v. 271, n. 1, p. 127–159, 2018.  </w:t>
        </w:r>
      </w:ins>
      <w:ins w:id="178" w:author="Samantha Araújo" w:date="2026-09-21T13:30:00Z" w16du:dateUtc="2026-09-21T16:30:00Z">
        <w:r>
          <w:t>Esses trabalhos mostram a formulação classica, e algumas discussões sobre tecniacs de solução...</w:t>
        </w:r>
      </w:ins>
    </w:p>
    <w:p w14:paraId="11318056" w14:textId="77777777" w:rsidR="00036C99" w:rsidRPr="00AE4E43" w:rsidRDefault="00036C99" w:rsidP="00AE4E43">
      <w:pPr>
        <w:pStyle w:val="Ttulo1"/>
        <w:tabs>
          <w:tab w:val="left" w:pos="677"/>
        </w:tabs>
        <w:ind w:firstLine="0"/>
      </w:pPr>
    </w:p>
    <w:p w14:paraId="33152076" w14:textId="77777777" w:rsidR="00036C99" w:rsidRDefault="004767C7">
      <w:pPr>
        <w:pStyle w:val="Corpodetexto"/>
        <w:spacing w:before="1" w:line="376" w:lineRule="auto"/>
        <w:ind w:left="140" w:right="137" w:firstLine="1133"/>
        <w:jc w:val="both"/>
      </w:pPr>
      <w:r>
        <w:t>Ressalta-se</w:t>
      </w:r>
      <w:r>
        <w:rPr>
          <w:spacing w:val="-1"/>
        </w:rPr>
        <w:t xml:space="preserve"> </w:t>
      </w:r>
      <w:r>
        <w:t>no</w:t>
      </w:r>
      <w:r>
        <w:rPr>
          <w:spacing w:val="-1"/>
        </w:rPr>
        <w:t xml:space="preserve"> </w:t>
      </w:r>
      <w:r>
        <w:t>desenvolvimento</w:t>
      </w:r>
      <w:r>
        <w:rPr>
          <w:spacing w:val="-1"/>
        </w:rPr>
        <w:t xml:space="preserve"> </w:t>
      </w:r>
      <w:r>
        <w:t>da</w:t>
      </w:r>
      <w:r>
        <w:rPr>
          <w:spacing w:val="-1"/>
        </w:rPr>
        <w:t xml:space="preserve"> </w:t>
      </w:r>
      <w:r>
        <w:t>solução</w:t>
      </w:r>
      <w:r>
        <w:rPr>
          <w:spacing w:val="-1"/>
        </w:rPr>
        <w:t xml:space="preserve"> </w:t>
      </w:r>
      <w:r>
        <w:t>aplicado</w:t>
      </w:r>
      <w:r>
        <w:rPr>
          <w:spacing w:val="-1"/>
        </w:rPr>
        <w:t xml:space="preserve"> </w:t>
      </w:r>
      <w:r>
        <w:t>no</w:t>
      </w:r>
      <w:r>
        <w:rPr>
          <w:spacing w:val="-1"/>
        </w:rPr>
        <w:t xml:space="preserve"> </w:t>
      </w:r>
      <w:r>
        <w:t>Problemas</w:t>
      </w:r>
      <w:r>
        <w:rPr>
          <w:spacing w:val="-1"/>
        </w:rPr>
        <w:t xml:space="preserve"> </w:t>
      </w:r>
      <w:r>
        <w:t>de</w:t>
      </w:r>
      <w:r>
        <w:rPr>
          <w:spacing w:val="-1"/>
        </w:rPr>
        <w:t xml:space="preserve"> </w:t>
      </w:r>
      <w:r>
        <w:t>Roteamento de</w:t>
      </w:r>
      <w:r>
        <w:rPr>
          <w:spacing w:val="-10"/>
        </w:rPr>
        <w:t xml:space="preserve"> </w:t>
      </w:r>
      <w:r>
        <w:t>Veículos</w:t>
      </w:r>
      <w:r>
        <w:rPr>
          <w:spacing w:val="-10"/>
        </w:rPr>
        <w:t xml:space="preserve"> </w:t>
      </w:r>
      <w:r>
        <w:t>os</w:t>
      </w:r>
      <w:r>
        <w:rPr>
          <w:spacing w:val="-10"/>
        </w:rPr>
        <w:t xml:space="preserve"> </w:t>
      </w:r>
      <w:r>
        <w:t>métodos</w:t>
      </w:r>
      <w:r>
        <w:rPr>
          <w:spacing w:val="-11"/>
        </w:rPr>
        <w:t xml:space="preserve"> </w:t>
      </w:r>
      <w:r>
        <w:t>exatos,</w:t>
      </w:r>
      <w:r>
        <w:rPr>
          <w:spacing w:val="-10"/>
        </w:rPr>
        <w:t xml:space="preserve"> </w:t>
      </w:r>
      <w:r>
        <w:t>que</w:t>
      </w:r>
      <w:r>
        <w:rPr>
          <w:spacing w:val="-10"/>
        </w:rPr>
        <w:t xml:space="preserve"> </w:t>
      </w:r>
      <w:r>
        <w:t>utilizam</w:t>
      </w:r>
      <w:r>
        <w:rPr>
          <w:spacing w:val="-11"/>
        </w:rPr>
        <w:t xml:space="preserve"> </w:t>
      </w:r>
      <w:r>
        <w:t>modelos</w:t>
      </w:r>
      <w:r>
        <w:rPr>
          <w:spacing w:val="-10"/>
        </w:rPr>
        <w:t xml:space="preserve"> </w:t>
      </w:r>
      <w:r>
        <w:t>matemáticos</w:t>
      </w:r>
      <w:r>
        <w:rPr>
          <w:spacing w:val="-10"/>
        </w:rPr>
        <w:t xml:space="preserve"> </w:t>
      </w:r>
      <w:r>
        <w:t>com</w:t>
      </w:r>
      <w:r>
        <w:rPr>
          <w:spacing w:val="-11"/>
        </w:rPr>
        <w:t xml:space="preserve"> </w:t>
      </w:r>
      <w:r>
        <w:t>o</w:t>
      </w:r>
      <w:r>
        <w:rPr>
          <w:spacing w:val="-10"/>
        </w:rPr>
        <w:t xml:space="preserve"> </w:t>
      </w:r>
      <w:r>
        <w:t>objetivo</w:t>
      </w:r>
      <w:r>
        <w:rPr>
          <w:spacing w:val="-10"/>
        </w:rPr>
        <w:t xml:space="preserve"> </w:t>
      </w:r>
      <w:r>
        <w:t>de</w:t>
      </w:r>
      <w:r>
        <w:rPr>
          <w:spacing w:val="-11"/>
        </w:rPr>
        <w:t xml:space="preserve"> </w:t>
      </w:r>
      <w:r>
        <w:t xml:space="preserve">encontrar uma solução ótima para o problema </w:t>
      </w:r>
      <w:hyperlink w:anchor="_bookmark5" w:history="1">
        <w:r>
          <w:t>(ALBUQUERQUE,</w:t>
        </w:r>
      </w:hyperlink>
      <w:r>
        <w:t xml:space="preserve"> </w:t>
      </w:r>
      <w:hyperlink w:anchor="_bookmark5" w:history="1">
        <w:r>
          <w:t>2024).</w:t>
        </w:r>
      </w:hyperlink>
    </w:p>
    <w:p w14:paraId="4C8B11B4" w14:textId="77777777" w:rsidR="00036C99" w:rsidRDefault="004767C7">
      <w:pPr>
        <w:pStyle w:val="Corpodetexto"/>
        <w:spacing w:line="376" w:lineRule="auto"/>
        <w:ind w:left="140" w:right="111" w:firstLine="1133"/>
        <w:jc w:val="both"/>
      </w:pPr>
      <w:r>
        <w:rPr>
          <w:spacing w:val="-2"/>
        </w:rPr>
        <w:t>Por</w:t>
      </w:r>
      <w:r>
        <w:rPr>
          <w:spacing w:val="-6"/>
        </w:rPr>
        <w:t xml:space="preserve"> </w:t>
      </w:r>
      <w:r>
        <w:rPr>
          <w:spacing w:val="-2"/>
        </w:rPr>
        <w:t>outro</w:t>
      </w:r>
      <w:r>
        <w:rPr>
          <w:spacing w:val="-5"/>
        </w:rPr>
        <w:t xml:space="preserve"> </w:t>
      </w:r>
      <w:r>
        <w:rPr>
          <w:spacing w:val="-2"/>
        </w:rPr>
        <w:t>lado,</w:t>
      </w:r>
      <w:r>
        <w:rPr>
          <w:spacing w:val="-5"/>
        </w:rPr>
        <w:t xml:space="preserve"> </w:t>
      </w:r>
      <w:r>
        <w:rPr>
          <w:spacing w:val="-2"/>
        </w:rPr>
        <w:t>existem</w:t>
      </w:r>
      <w:r>
        <w:rPr>
          <w:spacing w:val="-5"/>
        </w:rPr>
        <w:t xml:space="preserve"> </w:t>
      </w:r>
      <w:r>
        <w:rPr>
          <w:spacing w:val="-2"/>
        </w:rPr>
        <w:t>os</w:t>
      </w:r>
      <w:r>
        <w:rPr>
          <w:spacing w:val="-6"/>
        </w:rPr>
        <w:t xml:space="preserve"> </w:t>
      </w:r>
      <w:r>
        <w:rPr>
          <w:spacing w:val="-2"/>
        </w:rPr>
        <w:t>métodos</w:t>
      </w:r>
      <w:r>
        <w:rPr>
          <w:spacing w:val="-6"/>
        </w:rPr>
        <w:t xml:space="preserve"> </w:t>
      </w:r>
      <w:r>
        <w:rPr>
          <w:spacing w:val="-2"/>
        </w:rPr>
        <w:t>heurísticos</w:t>
      </w:r>
      <w:r>
        <w:rPr>
          <w:spacing w:val="-5"/>
        </w:rPr>
        <w:t xml:space="preserve"> </w:t>
      </w:r>
      <w:r>
        <w:rPr>
          <w:spacing w:val="-2"/>
        </w:rPr>
        <w:t>e</w:t>
      </w:r>
      <w:r>
        <w:rPr>
          <w:spacing w:val="-6"/>
        </w:rPr>
        <w:t xml:space="preserve"> </w:t>
      </w:r>
      <w:r>
        <w:rPr>
          <w:spacing w:val="-2"/>
        </w:rPr>
        <w:t>meta-heurísticos,</w:t>
      </w:r>
      <w:r>
        <w:rPr>
          <w:spacing w:val="-5"/>
        </w:rPr>
        <w:t xml:space="preserve"> </w:t>
      </w:r>
      <w:r>
        <w:rPr>
          <w:spacing w:val="-2"/>
        </w:rPr>
        <w:t>que</w:t>
      </w:r>
      <w:r>
        <w:rPr>
          <w:spacing w:val="-6"/>
        </w:rPr>
        <w:t xml:space="preserve"> </w:t>
      </w:r>
      <w:r>
        <w:rPr>
          <w:spacing w:val="-2"/>
        </w:rPr>
        <w:t>consistem</w:t>
      </w:r>
      <w:r>
        <w:rPr>
          <w:spacing w:val="-6"/>
        </w:rPr>
        <w:t xml:space="preserve"> </w:t>
      </w:r>
      <w:r>
        <w:rPr>
          <w:spacing w:val="-2"/>
        </w:rPr>
        <w:t xml:space="preserve">em </w:t>
      </w:r>
      <w:r>
        <w:t>procedimentos</w:t>
      </w:r>
      <w:r>
        <w:rPr>
          <w:spacing w:val="-11"/>
        </w:rPr>
        <w:t xml:space="preserve"> </w:t>
      </w:r>
      <w:r>
        <w:t>capazes</w:t>
      </w:r>
      <w:r>
        <w:rPr>
          <w:spacing w:val="-11"/>
        </w:rPr>
        <w:t xml:space="preserve"> </w:t>
      </w:r>
      <w:r>
        <w:t>de</w:t>
      </w:r>
      <w:r>
        <w:rPr>
          <w:spacing w:val="-12"/>
        </w:rPr>
        <w:t xml:space="preserve"> </w:t>
      </w:r>
      <w:r>
        <w:t>obter</w:t>
      </w:r>
      <w:r>
        <w:rPr>
          <w:spacing w:val="-11"/>
        </w:rPr>
        <w:t xml:space="preserve"> </w:t>
      </w:r>
      <w:r>
        <w:t>soluções</w:t>
      </w:r>
      <w:r>
        <w:rPr>
          <w:spacing w:val="-11"/>
        </w:rPr>
        <w:t xml:space="preserve"> </w:t>
      </w:r>
      <w:r>
        <w:t>viáveis</w:t>
      </w:r>
      <w:r>
        <w:rPr>
          <w:spacing w:val="-12"/>
        </w:rPr>
        <w:t xml:space="preserve"> </w:t>
      </w:r>
      <w:r>
        <w:t>em</w:t>
      </w:r>
      <w:r>
        <w:rPr>
          <w:spacing w:val="-11"/>
        </w:rPr>
        <w:t xml:space="preserve"> </w:t>
      </w:r>
      <w:r>
        <w:t>um</w:t>
      </w:r>
      <w:r>
        <w:rPr>
          <w:spacing w:val="-11"/>
        </w:rPr>
        <w:t xml:space="preserve"> </w:t>
      </w:r>
      <w:r>
        <w:t>tempo</w:t>
      </w:r>
      <w:r>
        <w:rPr>
          <w:spacing w:val="-11"/>
        </w:rPr>
        <w:t xml:space="preserve"> </w:t>
      </w:r>
      <w:r>
        <w:t>computacional</w:t>
      </w:r>
      <w:r>
        <w:rPr>
          <w:spacing w:val="-11"/>
        </w:rPr>
        <w:t xml:space="preserve"> </w:t>
      </w:r>
      <w:r>
        <w:t>aceitável,</w:t>
      </w:r>
      <w:r>
        <w:rPr>
          <w:spacing w:val="-11"/>
        </w:rPr>
        <w:t xml:space="preserve"> </w:t>
      </w:r>
      <w:r>
        <w:t>porém sem</w:t>
      </w:r>
      <w:r>
        <w:rPr>
          <w:spacing w:val="-12"/>
        </w:rPr>
        <w:t xml:space="preserve"> </w:t>
      </w:r>
      <w:r>
        <w:t>garantir</w:t>
      </w:r>
      <w:r>
        <w:rPr>
          <w:spacing w:val="-12"/>
        </w:rPr>
        <w:t xml:space="preserve"> </w:t>
      </w:r>
      <w:r>
        <w:t>a</w:t>
      </w:r>
      <w:r>
        <w:rPr>
          <w:spacing w:val="-12"/>
        </w:rPr>
        <w:t xml:space="preserve"> </w:t>
      </w:r>
      <w:r>
        <w:t>obtenção</w:t>
      </w:r>
      <w:r>
        <w:rPr>
          <w:spacing w:val="-12"/>
        </w:rPr>
        <w:t xml:space="preserve"> </w:t>
      </w:r>
      <w:r>
        <w:t>da</w:t>
      </w:r>
      <w:r>
        <w:rPr>
          <w:spacing w:val="-12"/>
        </w:rPr>
        <w:t xml:space="preserve"> </w:t>
      </w:r>
      <w:r>
        <w:t>solução</w:t>
      </w:r>
      <w:r>
        <w:rPr>
          <w:spacing w:val="-12"/>
        </w:rPr>
        <w:t xml:space="preserve"> </w:t>
      </w:r>
      <w:r>
        <w:t>ótima,</w:t>
      </w:r>
      <w:r>
        <w:rPr>
          <w:spacing w:val="-12"/>
        </w:rPr>
        <w:t xml:space="preserve"> </w:t>
      </w:r>
      <w:r>
        <w:t>como</w:t>
      </w:r>
      <w:r>
        <w:rPr>
          <w:spacing w:val="-12"/>
        </w:rPr>
        <w:t xml:space="preserve"> </w:t>
      </w:r>
      <w:r>
        <w:t>ocorre</w:t>
      </w:r>
      <w:r>
        <w:rPr>
          <w:spacing w:val="-12"/>
        </w:rPr>
        <w:t xml:space="preserve"> </w:t>
      </w:r>
      <w:r>
        <w:t>nos</w:t>
      </w:r>
      <w:r>
        <w:rPr>
          <w:spacing w:val="-12"/>
        </w:rPr>
        <w:t xml:space="preserve"> </w:t>
      </w:r>
      <w:r>
        <w:t>métodos</w:t>
      </w:r>
      <w:r>
        <w:rPr>
          <w:spacing w:val="-12"/>
        </w:rPr>
        <w:t xml:space="preserve"> </w:t>
      </w:r>
      <w:r>
        <w:t>exatos</w:t>
      </w:r>
      <w:r>
        <w:rPr>
          <w:spacing w:val="-12"/>
        </w:rPr>
        <w:t xml:space="preserve"> </w:t>
      </w:r>
      <w:hyperlink w:anchor="_bookmark7" w:history="1">
        <w:r>
          <w:t>(ARENALES</w:t>
        </w:r>
        <w:r>
          <w:rPr>
            <w:spacing w:val="-12"/>
          </w:rPr>
          <w:t xml:space="preserve"> </w:t>
        </w:r>
        <w:r>
          <w:rPr>
            <w:i/>
          </w:rPr>
          <w:t>et</w:t>
        </w:r>
        <w:r>
          <w:rPr>
            <w:i/>
            <w:spacing w:val="-12"/>
          </w:rPr>
          <w:t xml:space="preserve"> </w:t>
        </w:r>
        <w:r>
          <w:rPr>
            <w:i/>
          </w:rPr>
          <w:t>al.</w:t>
        </w:r>
      </w:hyperlink>
      <w:r>
        <w:t xml:space="preserve">, </w:t>
      </w:r>
      <w:hyperlink w:anchor="_bookmark7" w:history="1">
        <w:r>
          <w:t>2015)</w:t>
        </w:r>
      </w:hyperlink>
      <w:r>
        <w:t xml:space="preserve"> .</w:t>
      </w:r>
    </w:p>
    <w:p w14:paraId="0E330122" w14:textId="77777777" w:rsidR="00036C99" w:rsidRDefault="004767C7">
      <w:pPr>
        <w:pStyle w:val="Corpodetexto"/>
        <w:spacing w:line="376" w:lineRule="auto"/>
        <w:ind w:left="140" w:right="111" w:firstLine="1133"/>
        <w:jc w:val="both"/>
      </w:pPr>
      <w:r>
        <w:t>Dessa forma, esses métodos têm como principal objetivo encontrar rapidamente soluções</w:t>
      </w:r>
      <w:r>
        <w:rPr>
          <w:spacing w:val="-10"/>
        </w:rPr>
        <w:t xml:space="preserve"> </w:t>
      </w:r>
      <w:r>
        <w:t>de</w:t>
      </w:r>
      <w:r>
        <w:rPr>
          <w:spacing w:val="-11"/>
        </w:rPr>
        <w:t xml:space="preserve"> </w:t>
      </w:r>
      <w:r>
        <w:t>boa</w:t>
      </w:r>
      <w:r>
        <w:rPr>
          <w:spacing w:val="-10"/>
        </w:rPr>
        <w:t xml:space="preserve"> </w:t>
      </w:r>
      <w:r>
        <w:t>qualidade,</w:t>
      </w:r>
      <w:r>
        <w:rPr>
          <w:spacing w:val="-10"/>
        </w:rPr>
        <w:t xml:space="preserve"> </w:t>
      </w:r>
      <w:r>
        <w:t>reduzindo</w:t>
      </w:r>
      <w:r>
        <w:rPr>
          <w:spacing w:val="-11"/>
        </w:rPr>
        <w:t xml:space="preserve"> </w:t>
      </w:r>
      <w:r>
        <w:t>o</w:t>
      </w:r>
      <w:r>
        <w:rPr>
          <w:spacing w:val="-10"/>
        </w:rPr>
        <w:t xml:space="preserve"> </w:t>
      </w:r>
      <w:r>
        <w:t>esforço</w:t>
      </w:r>
      <w:r>
        <w:rPr>
          <w:spacing w:val="-11"/>
        </w:rPr>
        <w:t xml:space="preserve"> </w:t>
      </w:r>
      <w:r>
        <w:t>computacional</w:t>
      </w:r>
      <w:r>
        <w:rPr>
          <w:spacing w:val="-10"/>
        </w:rPr>
        <w:t xml:space="preserve"> </w:t>
      </w:r>
      <w:r>
        <w:t>e</w:t>
      </w:r>
      <w:r>
        <w:rPr>
          <w:spacing w:val="-11"/>
        </w:rPr>
        <w:t xml:space="preserve"> </w:t>
      </w:r>
      <w:r>
        <w:t>dispensando,</w:t>
      </w:r>
      <w:r>
        <w:rPr>
          <w:spacing w:val="-10"/>
        </w:rPr>
        <w:t xml:space="preserve"> </w:t>
      </w:r>
      <w:r>
        <w:t>em</w:t>
      </w:r>
      <w:r>
        <w:rPr>
          <w:spacing w:val="-10"/>
        </w:rPr>
        <w:t xml:space="preserve"> </w:t>
      </w:r>
      <w:r>
        <w:t>muitos</w:t>
      </w:r>
      <w:r>
        <w:rPr>
          <w:spacing w:val="-11"/>
        </w:rPr>
        <w:t xml:space="preserve"> </w:t>
      </w:r>
      <w:r>
        <w:t xml:space="preserve">casos, a utilização de modelos matemáticos exatos </w:t>
      </w:r>
      <w:hyperlink w:anchor="_bookmark28" w:history="1">
        <w:r>
          <w:t>(HILLIER; LIEBERMAN,</w:t>
        </w:r>
      </w:hyperlink>
      <w:r>
        <w:t xml:space="preserve"> </w:t>
      </w:r>
      <w:hyperlink w:anchor="_bookmark28" w:history="1">
        <w:r>
          <w:t>2013).</w:t>
        </w:r>
      </w:hyperlink>
    </w:p>
    <w:p w14:paraId="55BF278D" w14:textId="77777777" w:rsidR="00036C99" w:rsidRDefault="00036C99">
      <w:pPr>
        <w:pStyle w:val="Corpodetexto"/>
        <w:spacing w:before="13"/>
      </w:pPr>
    </w:p>
    <w:p w14:paraId="215D40E3" w14:textId="77777777" w:rsidR="00036C99" w:rsidRDefault="004767C7">
      <w:pPr>
        <w:pStyle w:val="Ttulo2"/>
        <w:numPr>
          <w:ilvl w:val="2"/>
          <w:numId w:val="2"/>
        </w:numPr>
        <w:tabs>
          <w:tab w:val="left" w:pos="851"/>
        </w:tabs>
        <w:ind w:left="851" w:hanging="717"/>
      </w:pPr>
      <w:bookmarkStart w:id="179" w:name="Métodos_Exatos"/>
      <w:bookmarkEnd w:id="179"/>
      <w:r>
        <w:lastRenderedPageBreak/>
        <w:t>Métodos</w:t>
      </w:r>
      <w:r>
        <w:rPr>
          <w:spacing w:val="-10"/>
        </w:rPr>
        <w:t xml:space="preserve"> </w:t>
      </w:r>
      <w:r>
        <w:rPr>
          <w:spacing w:val="-2"/>
        </w:rPr>
        <w:t>Exatos</w:t>
      </w:r>
    </w:p>
    <w:p w14:paraId="118F1730" w14:textId="77777777" w:rsidR="00036C99" w:rsidRDefault="00036C99">
      <w:pPr>
        <w:pStyle w:val="Corpodetexto"/>
        <w:spacing w:before="171"/>
        <w:rPr>
          <w:b/>
          <w:i/>
        </w:rPr>
      </w:pPr>
    </w:p>
    <w:p w14:paraId="669DFFDC" w14:textId="2AE11A96" w:rsidR="00036C99" w:rsidRDefault="004767C7" w:rsidP="00B551F2">
      <w:pPr>
        <w:spacing w:line="376" w:lineRule="auto"/>
        <w:ind w:left="132" w:right="141" w:firstLine="1141"/>
        <w:jc w:val="both"/>
      </w:pPr>
      <w:r>
        <w:rPr>
          <w:sz w:val="24"/>
        </w:rPr>
        <w:t xml:space="preserve">Dentro dos métodos exatos aplicados na resolução do PRVJT, destacam-se alguns algoritmos, como o </w:t>
      </w:r>
      <w:r>
        <w:rPr>
          <w:i/>
          <w:sz w:val="24"/>
        </w:rPr>
        <w:t>Branch-and-Bound</w:t>
      </w:r>
      <w:r>
        <w:rPr>
          <w:sz w:val="24"/>
        </w:rPr>
        <w:t xml:space="preserve">, o </w:t>
      </w:r>
      <w:r>
        <w:rPr>
          <w:i/>
          <w:sz w:val="24"/>
        </w:rPr>
        <w:t xml:space="preserve">Branch-and-Cut </w:t>
      </w:r>
      <w:r>
        <w:rPr>
          <w:sz w:val="24"/>
        </w:rPr>
        <w:t xml:space="preserve">e o </w:t>
      </w:r>
      <w:r>
        <w:rPr>
          <w:i/>
          <w:sz w:val="24"/>
        </w:rPr>
        <w:t>Branch-and-Price</w:t>
      </w:r>
      <w:r>
        <w:rPr>
          <w:sz w:val="24"/>
        </w:rPr>
        <w:t xml:space="preserve">. O método </w:t>
      </w:r>
      <w:r>
        <w:rPr>
          <w:i/>
          <w:sz w:val="24"/>
        </w:rPr>
        <w:t>Branch-and-Bound</w:t>
      </w:r>
      <w:r>
        <w:rPr>
          <w:i/>
          <w:spacing w:val="23"/>
          <w:sz w:val="24"/>
        </w:rPr>
        <w:t xml:space="preserve"> </w:t>
      </w:r>
      <w:r>
        <w:rPr>
          <w:sz w:val="24"/>
        </w:rPr>
        <w:t>destaca-se</w:t>
      </w:r>
      <w:r>
        <w:rPr>
          <w:spacing w:val="16"/>
          <w:sz w:val="24"/>
        </w:rPr>
        <w:t xml:space="preserve"> </w:t>
      </w:r>
      <w:r>
        <w:rPr>
          <w:sz w:val="24"/>
        </w:rPr>
        <w:t>como</w:t>
      </w:r>
      <w:r>
        <w:rPr>
          <w:spacing w:val="16"/>
          <w:sz w:val="24"/>
        </w:rPr>
        <w:t xml:space="preserve"> </w:t>
      </w:r>
      <w:r>
        <w:rPr>
          <w:sz w:val="24"/>
        </w:rPr>
        <w:t>base</w:t>
      </w:r>
      <w:r>
        <w:rPr>
          <w:spacing w:val="16"/>
          <w:sz w:val="24"/>
        </w:rPr>
        <w:t xml:space="preserve"> </w:t>
      </w:r>
      <w:r>
        <w:rPr>
          <w:sz w:val="24"/>
        </w:rPr>
        <w:t>de</w:t>
      </w:r>
      <w:r>
        <w:rPr>
          <w:spacing w:val="16"/>
          <w:sz w:val="24"/>
        </w:rPr>
        <w:t xml:space="preserve"> </w:t>
      </w:r>
      <w:r>
        <w:rPr>
          <w:sz w:val="24"/>
        </w:rPr>
        <w:t>estudos</w:t>
      </w:r>
      <w:r>
        <w:rPr>
          <w:spacing w:val="16"/>
          <w:sz w:val="24"/>
        </w:rPr>
        <w:t xml:space="preserve"> </w:t>
      </w:r>
      <w:r>
        <w:rPr>
          <w:sz w:val="24"/>
        </w:rPr>
        <w:t>dos</w:t>
      </w:r>
      <w:r>
        <w:rPr>
          <w:spacing w:val="16"/>
          <w:sz w:val="24"/>
        </w:rPr>
        <w:t xml:space="preserve"> </w:t>
      </w:r>
      <w:r>
        <w:rPr>
          <w:sz w:val="24"/>
        </w:rPr>
        <w:t>métodos</w:t>
      </w:r>
      <w:r>
        <w:rPr>
          <w:spacing w:val="16"/>
          <w:sz w:val="24"/>
        </w:rPr>
        <w:t xml:space="preserve"> </w:t>
      </w:r>
      <w:r>
        <w:rPr>
          <w:sz w:val="24"/>
        </w:rPr>
        <w:t>exatos</w:t>
      </w:r>
      <w:r>
        <w:rPr>
          <w:spacing w:val="16"/>
          <w:sz w:val="24"/>
        </w:rPr>
        <w:t xml:space="preserve"> </w:t>
      </w:r>
      <w:r>
        <w:rPr>
          <w:sz w:val="24"/>
        </w:rPr>
        <w:t>para</w:t>
      </w:r>
      <w:r>
        <w:rPr>
          <w:spacing w:val="16"/>
          <w:sz w:val="24"/>
        </w:rPr>
        <w:t xml:space="preserve"> </w:t>
      </w:r>
      <w:r>
        <w:rPr>
          <w:sz w:val="24"/>
        </w:rPr>
        <w:t>resolução</w:t>
      </w:r>
      <w:r>
        <w:rPr>
          <w:spacing w:val="16"/>
          <w:sz w:val="24"/>
        </w:rPr>
        <w:t xml:space="preserve"> </w:t>
      </w:r>
      <w:r>
        <w:rPr>
          <w:spacing w:val="-5"/>
          <w:sz w:val="24"/>
        </w:rPr>
        <w:t>dos</w:t>
      </w:r>
    </w:p>
    <w:p w14:paraId="566D8266" w14:textId="77777777" w:rsidR="00036C99" w:rsidRDefault="004767C7">
      <w:pPr>
        <w:pStyle w:val="Corpodetexto"/>
        <w:spacing w:line="376" w:lineRule="auto"/>
        <w:ind w:left="122" w:right="111" w:firstLine="17"/>
        <w:jc w:val="both"/>
      </w:pPr>
      <w:r>
        <w:t xml:space="preserve">problemas, no qual inicialmente as restrições </w:t>
      </w:r>
      <w:r w:rsidRPr="00CF21CD">
        <w:rPr>
          <w:highlight w:val="yellow"/>
        </w:rPr>
        <w:t>de integralidade</w:t>
      </w:r>
      <w:r>
        <w:t xml:space="preserve"> são relaxadas temporariamente, enquanto</w:t>
      </w:r>
      <w:r>
        <w:rPr>
          <w:spacing w:val="-15"/>
        </w:rPr>
        <w:t xml:space="preserve"> </w:t>
      </w:r>
      <w:r>
        <w:t>as</w:t>
      </w:r>
      <w:r>
        <w:rPr>
          <w:spacing w:val="-15"/>
        </w:rPr>
        <w:t xml:space="preserve"> </w:t>
      </w:r>
      <w:r>
        <w:t>demais</w:t>
      </w:r>
      <w:r>
        <w:rPr>
          <w:spacing w:val="-15"/>
        </w:rPr>
        <w:t xml:space="preserve"> </w:t>
      </w:r>
      <w:r>
        <w:t>restrições</w:t>
      </w:r>
      <w:r>
        <w:rPr>
          <w:spacing w:val="-15"/>
        </w:rPr>
        <w:t xml:space="preserve"> </w:t>
      </w:r>
      <w:r>
        <w:t>do</w:t>
      </w:r>
      <w:r>
        <w:rPr>
          <w:spacing w:val="-15"/>
        </w:rPr>
        <w:t xml:space="preserve"> </w:t>
      </w:r>
      <w:r>
        <w:t>modelo</w:t>
      </w:r>
      <w:r>
        <w:rPr>
          <w:spacing w:val="-15"/>
        </w:rPr>
        <w:t xml:space="preserve"> </w:t>
      </w:r>
      <w:r>
        <w:t>permanecem</w:t>
      </w:r>
      <w:r>
        <w:rPr>
          <w:spacing w:val="-15"/>
        </w:rPr>
        <w:t xml:space="preserve"> </w:t>
      </w:r>
      <w:r>
        <w:t>inalteradas</w:t>
      </w:r>
      <w:r>
        <w:rPr>
          <w:spacing w:val="-15"/>
        </w:rPr>
        <w:t xml:space="preserve"> </w:t>
      </w:r>
      <w:hyperlink w:anchor="_bookmark8" w:history="1">
        <w:r>
          <w:t>(BAKER,</w:t>
        </w:r>
      </w:hyperlink>
      <w:r>
        <w:rPr>
          <w:spacing w:val="-15"/>
        </w:rPr>
        <w:t xml:space="preserve"> </w:t>
      </w:r>
      <w:hyperlink w:anchor="_bookmark8" w:history="1">
        <w:r>
          <w:t>1982).</w:t>
        </w:r>
      </w:hyperlink>
      <w:r>
        <w:rPr>
          <w:spacing w:val="-15"/>
        </w:rPr>
        <w:t xml:space="preserve"> </w:t>
      </w:r>
      <w:r>
        <w:t>Em</w:t>
      </w:r>
      <w:r>
        <w:rPr>
          <w:spacing w:val="-15"/>
        </w:rPr>
        <w:t xml:space="preserve"> </w:t>
      </w:r>
      <w:r>
        <w:t>seguida, inicia-se o processo de ramificação das variáveis binárias ou inteiras,</w:t>
      </w:r>
      <w:r>
        <w:rPr>
          <w:spacing w:val="33"/>
        </w:rPr>
        <w:t xml:space="preserve"> </w:t>
      </w:r>
      <w:r>
        <w:t>dividindo o problema</w:t>
      </w:r>
      <w:r>
        <w:rPr>
          <w:spacing w:val="40"/>
        </w:rPr>
        <w:t xml:space="preserve"> </w:t>
      </w:r>
      <w:r>
        <w:t xml:space="preserve">em subproblemas menores que são analisados individualmente </w:t>
      </w:r>
      <w:hyperlink w:anchor="_bookmark31" w:history="1">
        <w:r>
          <w:t xml:space="preserve">(KOLEN </w:t>
        </w:r>
        <w:r>
          <w:rPr>
            <w:i/>
          </w:rPr>
          <w:t>et al.</w:t>
        </w:r>
      </w:hyperlink>
      <w:r>
        <w:t xml:space="preserve">, </w:t>
      </w:r>
      <w:hyperlink w:anchor="_bookmark31" w:history="1">
        <w:r>
          <w:t>1987).</w:t>
        </w:r>
      </w:hyperlink>
      <w:r>
        <w:rPr>
          <w:spacing w:val="40"/>
        </w:rPr>
        <w:t xml:space="preserve"> </w:t>
      </w:r>
      <w:r>
        <w:t xml:space="preserve">Esse procedimento permite eliminar ramos que não apresentam potencial para alcançar a solução </w:t>
      </w:r>
      <w:r>
        <w:rPr>
          <w:spacing w:val="-2"/>
        </w:rPr>
        <w:t>ótima,</w:t>
      </w:r>
      <w:r>
        <w:rPr>
          <w:spacing w:val="-10"/>
        </w:rPr>
        <w:t xml:space="preserve"> </w:t>
      </w:r>
      <w:r>
        <w:rPr>
          <w:spacing w:val="-2"/>
        </w:rPr>
        <w:t>reduzindo</w:t>
      </w:r>
      <w:r>
        <w:rPr>
          <w:spacing w:val="-10"/>
        </w:rPr>
        <w:t xml:space="preserve"> </w:t>
      </w:r>
      <w:r>
        <w:rPr>
          <w:spacing w:val="-2"/>
        </w:rPr>
        <w:t>o</w:t>
      </w:r>
      <w:r>
        <w:rPr>
          <w:spacing w:val="-10"/>
        </w:rPr>
        <w:t xml:space="preserve"> </w:t>
      </w:r>
      <w:r>
        <w:rPr>
          <w:spacing w:val="-2"/>
        </w:rPr>
        <w:t>espaço</w:t>
      </w:r>
      <w:r>
        <w:rPr>
          <w:spacing w:val="-10"/>
        </w:rPr>
        <w:t xml:space="preserve"> </w:t>
      </w:r>
      <w:r>
        <w:rPr>
          <w:spacing w:val="-2"/>
        </w:rPr>
        <w:t>de</w:t>
      </w:r>
      <w:r>
        <w:rPr>
          <w:spacing w:val="-11"/>
        </w:rPr>
        <w:t xml:space="preserve"> </w:t>
      </w:r>
      <w:r>
        <w:rPr>
          <w:spacing w:val="-2"/>
        </w:rPr>
        <w:t>busca</w:t>
      </w:r>
      <w:r>
        <w:rPr>
          <w:spacing w:val="-10"/>
        </w:rPr>
        <w:t xml:space="preserve"> </w:t>
      </w:r>
      <w:r>
        <w:rPr>
          <w:spacing w:val="-2"/>
        </w:rPr>
        <w:t>e</w:t>
      </w:r>
      <w:r>
        <w:rPr>
          <w:spacing w:val="-10"/>
        </w:rPr>
        <w:t xml:space="preserve"> </w:t>
      </w:r>
      <w:r>
        <w:rPr>
          <w:spacing w:val="-2"/>
        </w:rPr>
        <w:t>tornando</w:t>
      </w:r>
      <w:r>
        <w:rPr>
          <w:spacing w:val="-10"/>
        </w:rPr>
        <w:t xml:space="preserve"> </w:t>
      </w:r>
      <w:r>
        <w:rPr>
          <w:spacing w:val="-2"/>
        </w:rPr>
        <w:t>o</w:t>
      </w:r>
      <w:r>
        <w:rPr>
          <w:spacing w:val="-11"/>
        </w:rPr>
        <w:t xml:space="preserve"> </w:t>
      </w:r>
      <w:r>
        <w:rPr>
          <w:spacing w:val="-2"/>
        </w:rPr>
        <w:t>processo</w:t>
      </w:r>
      <w:r>
        <w:rPr>
          <w:spacing w:val="-10"/>
        </w:rPr>
        <w:t xml:space="preserve"> </w:t>
      </w:r>
      <w:r>
        <w:rPr>
          <w:spacing w:val="-2"/>
        </w:rPr>
        <w:t>de</w:t>
      </w:r>
      <w:r>
        <w:rPr>
          <w:spacing w:val="-10"/>
        </w:rPr>
        <w:t xml:space="preserve"> </w:t>
      </w:r>
      <w:r>
        <w:rPr>
          <w:spacing w:val="-2"/>
        </w:rPr>
        <w:t>otimização</w:t>
      </w:r>
      <w:r>
        <w:rPr>
          <w:spacing w:val="-10"/>
        </w:rPr>
        <w:t xml:space="preserve"> </w:t>
      </w:r>
      <w:r>
        <w:rPr>
          <w:spacing w:val="-2"/>
        </w:rPr>
        <w:t>mais</w:t>
      </w:r>
      <w:r>
        <w:rPr>
          <w:spacing w:val="-10"/>
        </w:rPr>
        <w:t xml:space="preserve"> </w:t>
      </w:r>
      <w:r>
        <w:rPr>
          <w:spacing w:val="-2"/>
        </w:rPr>
        <w:t>eficiente</w:t>
      </w:r>
      <w:r>
        <w:rPr>
          <w:spacing w:val="-11"/>
        </w:rPr>
        <w:t xml:space="preserve"> </w:t>
      </w:r>
      <w:hyperlink w:anchor="_bookmark8" w:history="1">
        <w:r>
          <w:rPr>
            <w:spacing w:val="-2"/>
          </w:rPr>
          <w:t>(BAKER,</w:t>
        </w:r>
      </w:hyperlink>
      <w:r>
        <w:rPr>
          <w:spacing w:val="-2"/>
        </w:rPr>
        <w:t xml:space="preserve"> </w:t>
      </w:r>
      <w:hyperlink w:anchor="_bookmark8" w:history="1">
        <w:r>
          <w:rPr>
            <w:spacing w:val="-2"/>
          </w:rPr>
          <w:t>1982).</w:t>
        </w:r>
      </w:hyperlink>
    </w:p>
    <w:p w14:paraId="423056F9" w14:textId="77777777" w:rsidR="00036C99" w:rsidRDefault="004767C7">
      <w:pPr>
        <w:pStyle w:val="Corpodetexto"/>
        <w:spacing w:before="1" w:line="376" w:lineRule="auto"/>
        <w:ind w:left="140" w:right="111" w:firstLine="1133"/>
        <w:jc w:val="both"/>
      </w:pPr>
      <w:r>
        <w:t>O</w:t>
      </w:r>
      <w:r>
        <w:rPr>
          <w:spacing w:val="-10"/>
        </w:rPr>
        <w:t xml:space="preserve"> </w:t>
      </w:r>
      <w:r>
        <w:t>método</w:t>
      </w:r>
      <w:r>
        <w:rPr>
          <w:spacing w:val="-10"/>
        </w:rPr>
        <w:t xml:space="preserve"> </w:t>
      </w:r>
      <w:r>
        <w:rPr>
          <w:i/>
        </w:rPr>
        <w:t>Branch-and-Cut</w:t>
      </w:r>
      <w:r>
        <w:rPr>
          <w:i/>
          <w:spacing w:val="-6"/>
        </w:rPr>
        <w:t xml:space="preserve"> </w:t>
      </w:r>
      <w:commentRangeStart w:id="180"/>
      <w:r>
        <w:t>realiza</w:t>
      </w:r>
      <w:r>
        <w:rPr>
          <w:spacing w:val="-10"/>
        </w:rPr>
        <w:t xml:space="preserve"> </w:t>
      </w:r>
      <w:r>
        <w:t>a</w:t>
      </w:r>
      <w:r>
        <w:rPr>
          <w:spacing w:val="-10"/>
        </w:rPr>
        <w:t xml:space="preserve"> </w:t>
      </w:r>
      <w:r>
        <w:t>resolução</w:t>
      </w:r>
      <w:r>
        <w:rPr>
          <w:spacing w:val="-10"/>
        </w:rPr>
        <w:t xml:space="preserve"> </w:t>
      </w:r>
      <w:commentRangeEnd w:id="180"/>
      <w:r w:rsidR="00CF21CD">
        <w:rPr>
          <w:rStyle w:val="Refdecomentrio"/>
          <w:sz w:val="24"/>
          <w:szCs w:val="24"/>
        </w:rPr>
        <w:commentReference w:id="180"/>
      </w:r>
      <w:r>
        <w:t>do</w:t>
      </w:r>
      <w:r>
        <w:rPr>
          <w:spacing w:val="-10"/>
        </w:rPr>
        <w:t xml:space="preserve"> </w:t>
      </w:r>
      <w:r>
        <w:t>problema</w:t>
      </w:r>
      <w:r>
        <w:rPr>
          <w:spacing w:val="-10"/>
        </w:rPr>
        <w:t xml:space="preserve"> </w:t>
      </w:r>
      <w:r>
        <w:t>por</w:t>
      </w:r>
      <w:r>
        <w:rPr>
          <w:spacing w:val="-10"/>
        </w:rPr>
        <w:t xml:space="preserve"> </w:t>
      </w:r>
      <w:r>
        <w:t>meio</w:t>
      </w:r>
      <w:r>
        <w:rPr>
          <w:spacing w:val="-10"/>
        </w:rPr>
        <w:t xml:space="preserve"> </w:t>
      </w:r>
      <w:r>
        <w:t>da</w:t>
      </w:r>
      <w:r>
        <w:rPr>
          <w:spacing w:val="-10"/>
        </w:rPr>
        <w:t xml:space="preserve"> </w:t>
      </w:r>
      <w:r>
        <w:t>inserção</w:t>
      </w:r>
      <w:r>
        <w:rPr>
          <w:spacing w:val="-10"/>
        </w:rPr>
        <w:t xml:space="preserve"> </w:t>
      </w:r>
      <w:r>
        <w:t>de planos</w:t>
      </w:r>
      <w:r>
        <w:rPr>
          <w:spacing w:val="-10"/>
        </w:rPr>
        <w:t xml:space="preserve"> </w:t>
      </w:r>
      <w:r>
        <w:t>de</w:t>
      </w:r>
      <w:r>
        <w:rPr>
          <w:spacing w:val="-10"/>
        </w:rPr>
        <w:t xml:space="preserve"> </w:t>
      </w:r>
      <w:r>
        <w:t>corte</w:t>
      </w:r>
      <w:r>
        <w:rPr>
          <w:spacing w:val="-10"/>
        </w:rPr>
        <w:t xml:space="preserve"> </w:t>
      </w:r>
      <w:r>
        <w:t>durante</w:t>
      </w:r>
      <w:r>
        <w:rPr>
          <w:spacing w:val="-10"/>
        </w:rPr>
        <w:t xml:space="preserve"> </w:t>
      </w:r>
      <w:r>
        <w:t>o</w:t>
      </w:r>
      <w:r>
        <w:rPr>
          <w:spacing w:val="-10"/>
        </w:rPr>
        <w:t xml:space="preserve"> </w:t>
      </w:r>
      <w:r>
        <w:t>processo</w:t>
      </w:r>
      <w:r>
        <w:rPr>
          <w:spacing w:val="-10"/>
        </w:rPr>
        <w:t xml:space="preserve"> </w:t>
      </w:r>
      <w:r>
        <w:t>de</w:t>
      </w:r>
      <w:r>
        <w:rPr>
          <w:spacing w:val="-10"/>
        </w:rPr>
        <w:t xml:space="preserve"> </w:t>
      </w:r>
      <w:r>
        <w:t>ramificação</w:t>
      </w:r>
      <w:r>
        <w:rPr>
          <w:spacing w:val="-10"/>
        </w:rPr>
        <w:t xml:space="preserve"> </w:t>
      </w:r>
      <w:r>
        <w:t>do</w:t>
      </w:r>
      <w:r>
        <w:rPr>
          <w:spacing w:val="-10"/>
        </w:rPr>
        <w:t xml:space="preserve"> </w:t>
      </w:r>
      <w:r>
        <w:t>m</w:t>
      </w:r>
      <w:r>
        <w:rPr>
          <w:i/>
        </w:rPr>
        <w:t>étodo</w:t>
      </w:r>
      <w:r>
        <w:rPr>
          <w:i/>
          <w:spacing w:val="-10"/>
        </w:rPr>
        <w:t xml:space="preserve"> </w:t>
      </w:r>
      <w:r>
        <w:rPr>
          <w:i/>
        </w:rPr>
        <w:t>Branch-and-Bound</w:t>
      </w:r>
      <w:r>
        <w:t>. Dessa</w:t>
      </w:r>
      <w:r>
        <w:rPr>
          <w:spacing w:val="-10"/>
        </w:rPr>
        <w:t xml:space="preserve"> </w:t>
      </w:r>
      <w:r>
        <w:t xml:space="preserve">forma, eliminam-se, ainda na etapa dos cortes, soluções que não podem fazer parte da solução ótima, </w:t>
      </w:r>
      <w:r>
        <w:rPr>
          <w:spacing w:val="-2"/>
        </w:rPr>
        <w:t>reduzindo</w:t>
      </w:r>
      <w:r>
        <w:rPr>
          <w:spacing w:val="-10"/>
        </w:rPr>
        <w:t xml:space="preserve"> </w:t>
      </w:r>
      <w:r>
        <w:rPr>
          <w:spacing w:val="-2"/>
        </w:rPr>
        <w:t>o</w:t>
      </w:r>
      <w:r>
        <w:rPr>
          <w:spacing w:val="-10"/>
        </w:rPr>
        <w:t xml:space="preserve"> </w:t>
      </w:r>
      <w:r>
        <w:rPr>
          <w:spacing w:val="-2"/>
        </w:rPr>
        <w:t>número</w:t>
      </w:r>
      <w:r>
        <w:rPr>
          <w:spacing w:val="-10"/>
        </w:rPr>
        <w:t xml:space="preserve"> </w:t>
      </w:r>
      <w:r>
        <w:rPr>
          <w:spacing w:val="-2"/>
        </w:rPr>
        <w:t>de</w:t>
      </w:r>
      <w:r>
        <w:rPr>
          <w:spacing w:val="-10"/>
        </w:rPr>
        <w:t xml:space="preserve"> </w:t>
      </w:r>
      <w:r>
        <w:rPr>
          <w:spacing w:val="-2"/>
        </w:rPr>
        <w:t>nós</w:t>
      </w:r>
      <w:r>
        <w:rPr>
          <w:spacing w:val="-10"/>
        </w:rPr>
        <w:t xml:space="preserve"> </w:t>
      </w:r>
      <w:r>
        <w:rPr>
          <w:spacing w:val="-2"/>
        </w:rPr>
        <w:t>explorados</w:t>
      </w:r>
      <w:r>
        <w:rPr>
          <w:spacing w:val="-10"/>
        </w:rPr>
        <w:t xml:space="preserve"> </w:t>
      </w:r>
      <w:r>
        <w:rPr>
          <w:spacing w:val="-2"/>
        </w:rPr>
        <w:t>e</w:t>
      </w:r>
      <w:r>
        <w:rPr>
          <w:spacing w:val="-10"/>
        </w:rPr>
        <w:t xml:space="preserve"> </w:t>
      </w:r>
      <w:r>
        <w:rPr>
          <w:spacing w:val="-2"/>
        </w:rPr>
        <w:t>tornando</w:t>
      </w:r>
      <w:r>
        <w:rPr>
          <w:spacing w:val="-10"/>
        </w:rPr>
        <w:t xml:space="preserve"> </w:t>
      </w:r>
      <w:r>
        <w:rPr>
          <w:spacing w:val="-2"/>
        </w:rPr>
        <w:t>o</w:t>
      </w:r>
      <w:r>
        <w:rPr>
          <w:spacing w:val="-10"/>
        </w:rPr>
        <w:t xml:space="preserve"> </w:t>
      </w:r>
      <w:r>
        <w:rPr>
          <w:spacing w:val="-2"/>
        </w:rPr>
        <w:t>processo</w:t>
      </w:r>
      <w:r>
        <w:rPr>
          <w:spacing w:val="-10"/>
        </w:rPr>
        <w:t xml:space="preserve"> </w:t>
      </w:r>
      <w:r>
        <w:rPr>
          <w:spacing w:val="-2"/>
        </w:rPr>
        <w:t>de</w:t>
      </w:r>
      <w:r>
        <w:rPr>
          <w:spacing w:val="-10"/>
        </w:rPr>
        <w:t xml:space="preserve"> </w:t>
      </w:r>
      <w:r>
        <w:rPr>
          <w:spacing w:val="-2"/>
        </w:rPr>
        <w:t>resolução</w:t>
      </w:r>
      <w:r>
        <w:rPr>
          <w:spacing w:val="-10"/>
        </w:rPr>
        <w:t xml:space="preserve"> </w:t>
      </w:r>
      <w:r>
        <w:rPr>
          <w:spacing w:val="-2"/>
        </w:rPr>
        <w:t>mais</w:t>
      </w:r>
      <w:r>
        <w:rPr>
          <w:spacing w:val="-10"/>
        </w:rPr>
        <w:t xml:space="preserve"> </w:t>
      </w:r>
      <w:r>
        <w:rPr>
          <w:spacing w:val="-2"/>
        </w:rPr>
        <w:t>eficiente</w:t>
      </w:r>
      <w:r>
        <w:rPr>
          <w:spacing w:val="-10"/>
        </w:rPr>
        <w:t xml:space="preserve"> </w:t>
      </w:r>
      <w:hyperlink w:anchor="_bookmark10" w:history="1">
        <w:r>
          <w:rPr>
            <w:spacing w:val="-2"/>
          </w:rPr>
          <w:t>(BARD</w:t>
        </w:r>
      </w:hyperlink>
      <w:r>
        <w:rPr>
          <w:spacing w:val="-2"/>
        </w:rPr>
        <w:t xml:space="preserve"> </w:t>
      </w:r>
      <w:hyperlink w:anchor="_bookmark10" w:history="1">
        <w:r>
          <w:rPr>
            <w:i/>
          </w:rPr>
          <w:t>et al.</w:t>
        </w:r>
      </w:hyperlink>
      <w:r>
        <w:t xml:space="preserve">, </w:t>
      </w:r>
      <w:hyperlink w:anchor="_bookmark10" w:history="1">
        <w:r>
          <w:t>2002).</w:t>
        </w:r>
      </w:hyperlink>
    </w:p>
    <w:p w14:paraId="53857914" w14:textId="2203A128" w:rsidR="00036C99" w:rsidRDefault="004767C7">
      <w:pPr>
        <w:pStyle w:val="Corpodetexto"/>
        <w:spacing w:before="1" w:line="376" w:lineRule="auto"/>
        <w:ind w:left="132" w:right="101" w:firstLine="1141"/>
        <w:jc w:val="both"/>
      </w:pPr>
      <w:r>
        <w:t xml:space="preserve">O método </w:t>
      </w:r>
      <w:r>
        <w:rPr>
          <w:i/>
        </w:rPr>
        <w:t xml:space="preserve">Branch-and-Price </w:t>
      </w:r>
      <w:r>
        <w:t xml:space="preserve">desenvolve-se por meio da geração de colunas, bus-cando encontrar novas soluções viáveis para o problema. Nesse método, o problema original é </w:t>
      </w:r>
      <w:r>
        <w:rPr>
          <w:spacing w:val="-2"/>
        </w:rPr>
        <w:t>dividido</w:t>
      </w:r>
      <w:r>
        <w:rPr>
          <w:spacing w:val="-11"/>
        </w:rPr>
        <w:t xml:space="preserve"> </w:t>
      </w:r>
      <w:r>
        <w:rPr>
          <w:spacing w:val="-2"/>
        </w:rPr>
        <w:t>em</w:t>
      </w:r>
      <w:r>
        <w:rPr>
          <w:spacing w:val="-11"/>
        </w:rPr>
        <w:t xml:space="preserve"> </w:t>
      </w:r>
      <w:r>
        <w:rPr>
          <w:spacing w:val="-2"/>
        </w:rPr>
        <w:t>duas</w:t>
      </w:r>
      <w:r>
        <w:rPr>
          <w:spacing w:val="-11"/>
        </w:rPr>
        <w:t xml:space="preserve"> </w:t>
      </w:r>
      <w:r>
        <w:rPr>
          <w:spacing w:val="-2"/>
        </w:rPr>
        <w:t>partes:</w:t>
      </w:r>
      <w:r>
        <w:rPr>
          <w:spacing w:val="6"/>
        </w:rPr>
        <w:t xml:space="preserve"> </w:t>
      </w:r>
      <w:r>
        <w:rPr>
          <w:spacing w:val="-2"/>
        </w:rPr>
        <w:t>um</w:t>
      </w:r>
      <w:r>
        <w:rPr>
          <w:spacing w:val="-11"/>
        </w:rPr>
        <w:t xml:space="preserve"> </w:t>
      </w:r>
      <w:r>
        <w:rPr>
          <w:spacing w:val="-2"/>
        </w:rPr>
        <w:t>problema</w:t>
      </w:r>
      <w:r>
        <w:rPr>
          <w:spacing w:val="-11"/>
        </w:rPr>
        <w:t xml:space="preserve"> </w:t>
      </w:r>
      <w:r>
        <w:rPr>
          <w:spacing w:val="-2"/>
        </w:rPr>
        <w:t>principal</w:t>
      </w:r>
      <w:r>
        <w:rPr>
          <w:spacing w:val="-11"/>
        </w:rPr>
        <w:t xml:space="preserve"> </w:t>
      </w:r>
      <w:r>
        <w:rPr>
          <w:spacing w:val="-2"/>
        </w:rPr>
        <w:t>e</w:t>
      </w:r>
      <w:r>
        <w:rPr>
          <w:spacing w:val="-11"/>
        </w:rPr>
        <w:t xml:space="preserve"> </w:t>
      </w:r>
      <w:r>
        <w:rPr>
          <w:spacing w:val="-2"/>
        </w:rPr>
        <w:t>um</w:t>
      </w:r>
      <w:r>
        <w:rPr>
          <w:spacing w:val="-11"/>
        </w:rPr>
        <w:t xml:space="preserve"> </w:t>
      </w:r>
      <w:r>
        <w:rPr>
          <w:spacing w:val="-2"/>
        </w:rPr>
        <w:t>subproblema,</w:t>
      </w:r>
      <w:r>
        <w:rPr>
          <w:spacing w:val="-10"/>
        </w:rPr>
        <w:t xml:space="preserve"> </w:t>
      </w:r>
      <w:r>
        <w:rPr>
          <w:spacing w:val="-2"/>
        </w:rPr>
        <w:t>conforme</w:t>
      </w:r>
      <w:r>
        <w:rPr>
          <w:spacing w:val="-11"/>
        </w:rPr>
        <w:t xml:space="preserve"> </w:t>
      </w:r>
      <w:r>
        <w:rPr>
          <w:spacing w:val="-2"/>
        </w:rPr>
        <w:t>a</w:t>
      </w:r>
      <w:r>
        <w:rPr>
          <w:spacing w:val="-11"/>
        </w:rPr>
        <w:t xml:space="preserve"> </w:t>
      </w:r>
      <w:r>
        <w:rPr>
          <w:spacing w:val="-2"/>
        </w:rPr>
        <w:t>decomposição</w:t>
      </w:r>
      <w:r>
        <w:rPr>
          <w:spacing w:val="-11"/>
        </w:rPr>
        <w:t xml:space="preserve"> </w:t>
      </w:r>
      <w:r>
        <w:rPr>
          <w:spacing w:val="-2"/>
        </w:rPr>
        <w:t xml:space="preserve">de </w:t>
      </w:r>
      <w:hyperlink w:anchor="_bookmark17" w:history="1">
        <w:r>
          <w:t>Dantzig</w:t>
        </w:r>
        <w:r>
          <w:rPr>
            <w:spacing w:val="-8"/>
          </w:rPr>
          <w:t xml:space="preserve"> </w:t>
        </w:r>
        <w:r>
          <w:t>e</w:t>
        </w:r>
        <w:r>
          <w:rPr>
            <w:spacing w:val="-8"/>
          </w:rPr>
          <w:t xml:space="preserve"> </w:t>
        </w:r>
        <w:r>
          <w:t>Wolfe</w:t>
        </w:r>
      </w:hyperlink>
      <w:r>
        <w:rPr>
          <w:spacing w:val="-8"/>
        </w:rPr>
        <w:t xml:space="preserve"> </w:t>
      </w:r>
      <w:hyperlink w:anchor="_bookmark17" w:history="1">
        <w:r>
          <w:t>(1960).</w:t>
        </w:r>
      </w:hyperlink>
      <w:r>
        <w:t xml:space="preserve"> Durante</w:t>
      </w:r>
      <w:r>
        <w:rPr>
          <w:spacing w:val="-8"/>
        </w:rPr>
        <w:t xml:space="preserve"> </w:t>
      </w:r>
      <w:r>
        <w:t>as</w:t>
      </w:r>
      <w:r>
        <w:rPr>
          <w:spacing w:val="-8"/>
        </w:rPr>
        <w:t xml:space="preserve"> </w:t>
      </w:r>
      <w:r>
        <w:t>iterações</w:t>
      </w:r>
      <w:r>
        <w:rPr>
          <w:spacing w:val="-8"/>
        </w:rPr>
        <w:t xml:space="preserve"> </w:t>
      </w:r>
      <w:r>
        <w:t>do</w:t>
      </w:r>
      <w:r>
        <w:rPr>
          <w:spacing w:val="-8"/>
        </w:rPr>
        <w:t xml:space="preserve"> </w:t>
      </w:r>
      <w:r>
        <w:t>problema</w:t>
      </w:r>
      <w:r>
        <w:rPr>
          <w:spacing w:val="-8"/>
        </w:rPr>
        <w:t xml:space="preserve"> </w:t>
      </w:r>
      <w:r>
        <w:t>principal,</w:t>
      </w:r>
      <w:r>
        <w:rPr>
          <w:spacing w:val="-8"/>
        </w:rPr>
        <w:t xml:space="preserve"> </w:t>
      </w:r>
      <w:r>
        <w:t>são</w:t>
      </w:r>
      <w:r>
        <w:rPr>
          <w:spacing w:val="-9"/>
        </w:rPr>
        <w:t xml:space="preserve"> </w:t>
      </w:r>
      <w:r>
        <w:t>geradas</w:t>
      </w:r>
      <w:r>
        <w:rPr>
          <w:spacing w:val="-8"/>
        </w:rPr>
        <w:t xml:space="preserve"> </w:t>
      </w:r>
      <w:r>
        <w:t>novas</w:t>
      </w:r>
      <w:r>
        <w:rPr>
          <w:spacing w:val="-8"/>
        </w:rPr>
        <w:t xml:space="preserve"> </w:t>
      </w:r>
      <w:r>
        <w:t>colunas (rotas),</w:t>
      </w:r>
      <w:r>
        <w:rPr>
          <w:spacing w:val="-10"/>
        </w:rPr>
        <w:t xml:space="preserve"> </w:t>
      </w:r>
      <w:r>
        <w:t>que</w:t>
      </w:r>
      <w:r>
        <w:rPr>
          <w:spacing w:val="-10"/>
        </w:rPr>
        <w:t xml:space="preserve"> </w:t>
      </w:r>
      <w:r>
        <w:t>são</w:t>
      </w:r>
      <w:r>
        <w:rPr>
          <w:spacing w:val="-10"/>
        </w:rPr>
        <w:t xml:space="preserve"> </w:t>
      </w:r>
      <w:r>
        <w:t>avaliadas</w:t>
      </w:r>
      <w:r>
        <w:rPr>
          <w:spacing w:val="-10"/>
        </w:rPr>
        <w:t xml:space="preserve"> </w:t>
      </w:r>
      <w:r>
        <w:t>no</w:t>
      </w:r>
      <w:r>
        <w:rPr>
          <w:spacing w:val="-10"/>
        </w:rPr>
        <w:t xml:space="preserve"> </w:t>
      </w:r>
      <w:r>
        <w:t>subproblema. Caso</w:t>
      </w:r>
      <w:r>
        <w:rPr>
          <w:spacing w:val="-10"/>
        </w:rPr>
        <w:t xml:space="preserve"> </w:t>
      </w:r>
      <w:r>
        <w:t>uma</w:t>
      </w:r>
      <w:r>
        <w:rPr>
          <w:spacing w:val="-10"/>
        </w:rPr>
        <w:t xml:space="preserve"> </w:t>
      </w:r>
      <w:r>
        <w:t>nova</w:t>
      </w:r>
      <w:r>
        <w:rPr>
          <w:spacing w:val="-10"/>
        </w:rPr>
        <w:t xml:space="preserve"> </w:t>
      </w:r>
      <w:r>
        <w:t>coluna</w:t>
      </w:r>
      <w:r>
        <w:rPr>
          <w:spacing w:val="-10"/>
        </w:rPr>
        <w:t xml:space="preserve"> </w:t>
      </w:r>
      <w:r>
        <w:t>seja</w:t>
      </w:r>
      <w:r>
        <w:rPr>
          <w:spacing w:val="-10"/>
        </w:rPr>
        <w:t xml:space="preserve"> </w:t>
      </w:r>
      <w:r>
        <w:t>viável</w:t>
      </w:r>
      <w:r>
        <w:rPr>
          <w:spacing w:val="-10"/>
        </w:rPr>
        <w:t xml:space="preserve"> </w:t>
      </w:r>
      <w:r>
        <w:t>e</w:t>
      </w:r>
      <w:r>
        <w:rPr>
          <w:spacing w:val="-10"/>
        </w:rPr>
        <w:t xml:space="preserve"> </w:t>
      </w:r>
      <w:r>
        <w:t>apresente</w:t>
      </w:r>
      <w:r>
        <w:rPr>
          <w:spacing w:val="-10"/>
        </w:rPr>
        <w:t xml:space="preserve"> </w:t>
      </w:r>
      <w:r>
        <w:t>poten-cial</w:t>
      </w:r>
      <w:r>
        <w:rPr>
          <w:spacing w:val="-3"/>
        </w:rPr>
        <w:t xml:space="preserve"> </w:t>
      </w:r>
      <w:r>
        <w:t>para</w:t>
      </w:r>
      <w:r>
        <w:rPr>
          <w:spacing w:val="-3"/>
        </w:rPr>
        <w:t xml:space="preserve"> </w:t>
      </w:r>
      <w:r>
        <w:t>melhorar</w:t>
      </w:r>
      <w:r>
        <w:rPr>
          <w:spacing w:val="-3"/>
        </w:rPr>
        <w:t xml:space="preserve"> </w:t>
      </w:r>
      <w:r>
        <w:t>a</w:t>
      </w:r>
      <w:r>
        <w:rPr>
          <w:spacing w:val="-3"/>
        </w:rPr>
        <w:t xml:space="preserve"> </w:t>
      </w:r>
      <w:r>
        <w:t>função</w:t>
      </w:r>
      <w:r>
        <w:rPr>
          <w:spacing w:val="-3"/>
        </w:rPr>
        <w:t xml:space="preserve"> </w:t>
      </w:r>
      <w:r>
        <w:t>objetivo,</w:t>
      </w:r>
      <w:r>
        <w:rPr>
          <w:spacing w:val="-3"/>
        </w:rPr>
        <w:t xml:space="preserve"> </w:t>
      </w:r>
      <w:r>
        <w:t>ela</w:t>
      </w:r>
      <w:r>
        <w:rPr>
          <w:spacing w:val="-3"/>
        </w:rPr>
        <w:t xml:space="preserve"> </w:t>
      </w:r>
      <w:r>
        <w:t>é</w:t>
      </w:r>
      <w:r>
        <w:rPr>
          <w:spacing w:val="-3"/>
        </w:rPr>
        <w:t xml:space="preserve"> </w:t>
      </w:r>
      <w:r>
        <w:t>incorporada</w:t>
      </w:r>
      <w:r>
        <w:rPr>
          <w:spacing w:val="-3"/>
        </w:rPr>
        <w:t xml:space="preserve"> </w:t>
      </w:r>
      <w:r>
        <w:t>ao</w:t>
      </w:r>
      <w:r>
        <w:rPr>
          <w:spacing w:val="-3"/>
        </w:rPr>
        <w:t xml:space="preserve"> </w:t>
      </w:r>
      <w:r>
        <w:t>problema</w:t>
      </w:r>
      <w:r>
        <w:rPr>
          <w:spacing w:val="-3"/>
        </w:rPr>
        <w:t xml:space="preserve"> </w:t>
      </w:r>
      <w:r>
        <w:t>principal</w:t>
      </w:r>
      <w:r>
        <w:rPr>
          <w:spacing w:val="-3"/>
        </w:rPr>
        <w:t xml:space="preserve"> </w:t>
      </w:r>
      <w:hyperlink w:anchor="_bookmark19" w:history="1">
        <w:r>
          <w:t>(DESROCHERS</w:t>
        </w:r>
      </w:hyperlink>
      <w:r>
        <w:t xml:space="preserve"> </w:t>
      </w:r>
      <w:hyperlink w:anchor="_bookmark19" w:history="1">
        <w:r>
          <w:rPr>
            <w:i/>
          </w:rPr>
          <w:t>et al.</w:t>
        </w:r>
      </w:hyperlink>
      <w:r>
        <w:t xml:space="preserve">, </w:t>
      </w:r>
      <w:hyperlink w:anchor="_bookmark19" w:history="1">
        <w:r>
          <w:t>1992).</w:t>
        </w:r>
      </w:hyperlink>
      <w:ins w:id="181" w:author="Samantha Araújo" w:date="2026-09-21T13:32:00Z" w16du:dateUtc="2026-09-21T16:32:00Z">
        <w:r w:rsidR="00CF21CD">
          <w:t xml:space="preserve"> Sugiro trazer trabalhos que resolveram o PRV com essas técnicas para ilustrar com mais robustez essa seç</w:t>
        </w:r>
      </w:ins>
      <w:ins w:id="182" w:author="Samantha Araújo" w:date="2026-09-21T13:33:00Z" w16du:dateUtc="2026-09-21T16:33:00Z">
        <w:r w:rsidR="00CF21CD">
          <w:t xml:space="preserve">ão do seu trabalho. </w:t>
        </w:r>
      </w:ins>
    </w:p>
    <w:p w14:paraId="4282E050" w14:textId="77777777" w:rsidR="00036C99" w:rsidRDefault="00036C99">
      <w:pPr>
        <w:pStyle w:val="Corpodetexto"/>
        <w:spacing w:before="13"/>
      </w:pPr>
    </w:p>
    <w:p w14:paraId="31E4340E" w14:textId="77777777" w:rsidR="00036C99" w:rsidRDefault="004767C7">
      <w:pPr>
        <w:pStyle w:val="Ttulo2"/>
        <w:numPr>
          <w:ilvl w:val="2"/>
          <w:numId w:val="2"/>
        </w:numPr>
        <w:tabs>
          <w:tab w:val="left" w:pos="851"/>
        </w:tabs>
        <w:ind w:left="851" w:hanging="717"/>
      </w:pPr>
      <w:bookmarkStart w:id="183" w:name="Heurísticas_e_Metaheurísticas"/>
      <w:bookmarkEnd w:id="183"/>
      <w:r>
        <w:t>Heurísticas</w:t>
      </w:r>
      <w:r>
        <w:rPr>
          <w:spacing w:val="-8"/>
        </w:rPr>
        <w:t xml:space="preserve"> </w:t>
      </w:r>
      <w:r>
        <w:t>e</w:t>
      </w:r>
      <w:r>
        <w:rPr>
          <w:spacing w:val="-7"/>
        </w:rPr>
        <w:t xml:space="preserve"> </w:t>
      </w:r>
      <w:r>
        <w:rPr>
          <w:spacing w:val="-2"/>
        </w:rPr>
        <w:t>Metaheurísticas</w:t>
      </w:r>
    </w:p>
    <w:p w14:paraId="1AADD282" w14:textId="77777777" w:rsidR="00036C99" w:rsidRDefault="00036C99">
      <w:pPr>
        <w:pStyle w:val="Corpodetexto"/>
        <w:spacing w:before="170"/>
        <w:rPr>
          <w:b/>
          <w:i/>
        </w:rPr>
      </w:pPr>
    </w:p>
    <w:p w14:paraId="19717B67" w14:textId="09B2C8D8" w:rsidR="00036C99" w:rsidRDefault="004767C7">
      <w:pPr>
        <w:pStyle w:val="Corpodetexto"/>
        <w:spacing w:line="376" w:lineRule="auto"/>
        <w:ind w:left="140" w:right="101" w:firstLine="1133"/>
        <w:jc w:val="both"/>
      </w:pPr>
      <w:r>
        <w:t>As heurísticas e meta-heurísticas são métodos não exatos que têm como finalidade buscar soluções viáveis de forma rápida, porém sem garantir que a solução encontrada seja a solução</w:t>
      </w:r>
      <w:r>
        <w:rPr>
          <w:spacing w:val="-4"/>
        </w:rPr>
        <w:t xml:space="preserve"> </w:t>
      </w:r>
      <w:r>
        <w:t>ótima</w:t>
      </w:r>
      <w:r>
        <w:rPr>
          <w:spacing w:val="-4"/>
        </w:rPr>
        <w:t xml:space="preserve"> </w:t>
      </w:r>
      <w:r>
        <w:t>para</w:t>
      </w:r>
      <w:r>
        <w:rPr>
          <w:spacing w:val="-4"/>
        </w:rPr>
        <w:t xml:space="preserve"> </w:t>
      </w:r>
      <w:r>
        <w:t>o</w:t>
      </w:r>
      <w:r>
        <w:rPr>
          <w:spacing w:val="-4"/>
        </w:rPr>
        <w:t xml:space="preserve"> </w:t>
      </w:r>
      <w:r>
        <w:t>problema</w:t>
      </w:r>
      <w:r>
        <w:rPr>
          <w:spacing w:val="-4"/>
        </w:rPr>
        <w:t xml:space="preserve"> </w:t>
      </w:r>
      <w:hyperlink w:anchor="_bookmark40" w:history="1">
        <w:r>
          <w:t>(SUCUPIRA,</w:t>
        </w:r>
      </w:hyperlink>
      <w:r>
        <w:rPr>
          <w:spacing w:val="-4"/>
        </w:rPr>
        <w:t xml:space="preserve"> </w:t>
      </w:r>
      <w:hyperlink w:anchor="_bookmark40" w:history="1">
        <w:r>
          <w:t>2004).</w:t>
        </w:r>
      </w:hyperlink>
      <w:r>
        <w:t xml:space="preserve"> Esses</w:t>
      </w:r>
      <w:r>
        <w:rPr>
          <w:spacing w:val="-4"/>
        </w:rPr>
        <w:t xml:space="preserve"> </w:t>
      </w:r>
      <w:r>
        <w:t>métodos</w:t>
      </w:r>
      <w:r>
        <w:rPr>
          <w:spacing w:val="-4"/>
        </w:rPr>
        <w:t xml:space="preserve"> </w:t>
      </w:r>
      <w:r>
        <w:t>são</w:t>
      </w:r>
      <w:r>
        <w:rPr>
          <w:spacing w:val="-4"/>
        </w:rPr>
        <w:t xml:space="preserve"> </w:t>
      </w:r>
      <w:r>
        <w:t>amplamente</w:t>
      </w:r>
      <w:r>
        <w:rPr>
          <w:spacing w:val="-4"/>
        </w:rPr>
        <w:t xml:space="preserve"> </w:t>
      </w:r>
      <w:r>
        <w:t>utilizados em</w:t>
      </w:r>
      <w:r>
        <w:rPr>
          <w:spacing w:val="-2"/>
        </w:rPr>
        <w:t xml:space="preserve"> </w:t>
      </w:r>
      <w:r>
        <w:t>problemas</w:t>
      </w:r>
      <w:r>
        <w:rPr>
          <w:spacing w:val="-2"/>
        </w:rPr>
        <w:t xml:space="preserve"> </w:t>
      </w:r>
      <w:r>
        <w:t>de</w:t>
      </w:r>
      <w:r>
        <w:rPr>
          <w:spacing w:val="-2"/>
        </w:rPr>
        <w:t xml:space="preserve"> </w:t>
      </w:r>
      <w:r>
        <w:t>otimização</w:t>
      </w:r>
      <w:r>
        <w:rPr>
          <w:spacing w:val="-2"/>
        </w:rPr>
        <w:t xml:space="preserve"> </w:t>
      </w:r>
      <w:r>
        <w:t>de</w:t>
      </w:r>
      <w:r>
        <w:rPr>
          <w:spacing w:val="-2"/>
        </w:rPr>
        <w:t xml:space="preserve"> </w:t>
      </w:r>
      <w:r>
        <w:t>grande</w:t>
      </w:r>
      <w:r>
        <w:rPr>
          <w:spacing w:val="-2"/>
        </w:rPr>
        <w:t xml:space="preserve"> </w:t>
      </w:r>
      <w:r>
        <w:t>porte,</w:t>
      </w:r>
      <w:r>
        <w:rPr>
          <w:spacing w:val="-2"/>
        </w:rPr>
        <w:t xml:space="preserve"> </w:t>
      </w:r>
      <w:r>
        <w:t>nos</w:t>
      </w:r>
      <w:r>
        <w:rPr>
          <w:spacing w:val="-2"/>
        </w:rPr>
        <w:t xml:space="preserve"> </w:t>
      </w:r>
      <w:r>
        <w:t>quais</w:t>
      </w:r>
      <w:r>
        <w:rPr>
          <w:spacing w:val="-2"/>
        </w:rPr>
        <w:t xml:space="preserve"> </w:t>
      </w:r>
      <w:r>
        <w:t>os</w:t>
      </w:r>
      <w:r>
        <w:rPr>
          <w:spacing w:val="-2"/>
        </w:rPr>
        <w:t xml:space="preserve"> </w:t>
      </w:r>
      <w:r>
        <w:t>métodos</w:t>
      </w:r>
      <w:r>
        <w:rPr>
          <w:spacing w:val="-2"/>
        </w:rPr>
        <w:t xml:space="preserve"> </w:t>
      </w:r>
      <w:r>
        <w:t>exatos</w:t>
      </w:r>
      <w:r>
        <w:rPr>
          <w:spacing w:val="-2"/>
        </w:rPr>
        <w:t xml:space="preserve"> </w:t>
      </w:r>
      <w:r>
        <w:t>apresentam</w:t>
      </w:r>
      <w:r>
        <w:rPr>
          <w:spacing w:val="-2"/>
        </w:rPr>
        <w:t xml:space="preserve"> </w:t>
      </w:r>
      <w:r>
        <w:t xml:space="preserve">elevado esforço computacional </w:t>
      </w:r>
      <w:hyperlink w:anchor="_bookmark39" w:history="1">
        <w:r>
          <w:t>(SUAREZ,</w:t>
        </w:r>
      </w:hyperlink>
      <w:r>
        <w:t xml:space="preserve"> </w:t>
      </w:r>
      <w:hyperlink w:anchor="_bookmark39" w:history="1">
        <w:r>
          <w:t>2011).</w:t>
        </w:r>
      </w:hyperlink>
      <w:r>
        <w:rPr>
          <w:spacing w:val="40"/>
        </w:rPr>
        <w:t xml:space="preserve"> </w:t>
      </w:r>
      <w:r>
        <w:t>Dentre as principais heurísticas e meta-heurísticas aplicadas ao Problema de Roteamento de Veículos com Janela de Tempo, destacam-se o Vi-zinho Mais Próximo e a Busca Tabu, que buscam obter soluções de boa qualidade em tempo computacional aceitável</w:t>
      </w:r>
      <w:ins w:id="184" w:author="Samantha Araújo" w:date="2026-09-21T13:33:00Z" w16du:dateUtc="2026-09-21T16:33:00Z">
        <w:r w:rsidR="0061185A">
          <w:t>, conforme observado nos trabalhos de XXXXXX</w:t>
        </w:r>
      </w:ins>
      <w:r>
        <w:t>.</w:t>
      </w:r>
    </w:p>
    <w:p w14:paraId="3197DE68" w14:textId="77777777" w:rsidR="00036C99" w:rsidRDefault="004767C7">
      <w:pPr>
        <w:pStyle w:val="Corpodetexto"/>
        <w:spacing w:before="1" w:line="376" w:lineRule="auto"/>
        <w:ind w:left="140" w:right="111" w:firstLine="1133"/>
        <w:jc w:val="both"/>
      </w:pPr>
      <w:r>
        <w:lastRenderedPageBreak/>
        <w:t xml:space="preserve">A heurística do Vizinho Mais Próximo, de acordo com </w:t>
      </w:r>
      <w:hyperlink w:anchor="_bookmark35" w:history="1">
        <w:r>
          <w:t xml:space="preserve">Rosenkrantz </w:t>
        </w:r>
        <w:r>
          <w:rPr>
            <w:i/>
          </w:rPr>
          <w:t>et al.</w:t>
        </w:r>
      </w:hyperlink>
      <w:r>
        <w:rPr>
          <w:i/>
        </w:rPr>
        <w:t xml:space="preserve"> </w:t>
      </w:r>
      <w:hyperlink w:anchor="_bookmark35" w:history="1">
        <w:r>
          <w:t>(1977),</w:t>
        </w:r>
      </w:hyperlink>
      <w:r>
        <w:rPr>
          <w:spacing w:val="40"/>
        </w:rPr>
        <w:t xml:space="preserve"> </w:t>
      </w:r>
      <w:r>
        <w:t>é um dos métodos heurísticos mais simples de ser aplicado em problemas de roteamento de rotas.</w:t>
      </w:r>
      <w:r>
        <w:rPr>
          <w:spacing w:val="40"/>
        </w:rPr>
        <w:t xml:space="preserve"> </w:t>
      </w:r>
      <w:r>
        <w:t>Esse</w:t>
      </w:r>
      <w:r>
        <w:rPr>
          <w:spacing w:val="14"/>
        </w:rPr>
        <w:t xml:space="preserve"> </w:t>
      </w:r>
      <w:r>
        <w:t>método</w:t>
      </w:r>
      <w:r>
        <w:rPr>
          <w:spacing w:val="14"/>
        </w:rPr>
        <w:t xml:space="preserve"> </w:t>
      </w:r>
      <w:r>
        <w:t>parte</w:t>
      </w:r>
      <w:r>
        <w:rPr>
          <w:spacing w:val="15"/>
        </w:rPr>
        <w:t xml:space="preserve"> </w:t>
      </w:r>
      <w:r>
        <w:t>do</w:t>
      </w:r>
      <w:r>
        <w:rPr>
          <w:spacing w:val="14"/>
        </w:rPr>
        <w:t xml:space="preserve"> </w:t>
      </w:r>
      <w:r>
        <w:t>princípio</w:t>
      </w:r>
      <w:r>
        <w:rPr>
          <w:spacing w:val="14"/>
        </w:rPr>
        <w:t xml:space="preserve"> </w:t>
      </w:r>
      <w:r>
        <w:t>de</w:t>
      </w:r>
      <w:r>
        <w:rPr>
          <w:spacing w:val="14"/>
        </w:rPr>
        <w:t xml:space="preserve"> </w:t>
      </w:r>
      <w:r>
        <w:t>selecionar</w:t>
      </w:r>
      <w:r>
        <w:rPr>
          <w:spacing w:val="14"/>
        </w:rPr>
        <w:t xml:space="preserve"> </w:t>
      </w:r>
      <w:r>
        <w:t>um</w:t>
      </w:r>
      <w:r>
        <w:rPr>
          <w:spacing w:val="14"/>
        </w:rPr>
        <w:t xml:space="preserve"> </w:t>
      </w:r>
      <w:r>
        <w:t>nó</w:t>
      </w:r>
      <w:r>
        <w:rPr>
          <w:spacing w:val="14"/>
        </w:rPr>
        <w:t xml:space="preserve"> </w:t>
      </w:r>
      <w:r>
        <w:t>de</w:t>
      </w:r>
      <w:r>
        <w:rPr>
          <w:spacing w:val="15"/>
        </w:rPr>
        <w:t xml:space="preserve"> </w:t>
      </w:r>
      <w:r>
        <w:t>forma</w:t>
      </w:r>
      <w:r>
        <w:rPr>
          <w:spacing w:val="14"/>
        </w:rPr>
        <w:t xml:space="preserve"> </w:t>
      </w:r>
      <w:r>
        <w:t>aleatória</w:t>
      </w:r>
      <w:r>
        <w:rPr>
          <w:spacing w:val="14"/>
        </w:rPr>
        <w:t xml:space="preserve"> </w:t>
      </w:r>
      <w:r>
        <w:t>para</w:t>
      </w:r>
      <w:r>
        <w:rPr>
          <w:spacing w:val="14"/>
        </w:rPr>
        <w:t xml:space="preserve"> </w:t>
      </w:r>
      <w:r>
        <w:t>dar</w:t>
      </w:r>
      <w:r>
        <w:rPr>
          <w:spacing w:val="14"/>
        </w:rPr>
        <w:t xml:space="preserve"> </w:t>
      </w:r>
      <w:r>
        <w:t>início</w:t>
      </w:r>
    </w:p>
    <w:p w14:paraId="4CA68EEF" w14:textId="25ECCA48" w:rsidR="00036C99" w:rsidRDefault="004767C7">
      <w:pPr>
        <w:pStyle w:val="Corpodetexto"/>
        <w:spacing w:line="376" w:lineRule="auto"/>
        <w:ind w:left="140" w:right="121"/>
        <w:jc w:val="both"/>
      </w:pPr>
      <w:r>
        <w:t xml:space="preserve"> rota.</w:t>
      </w:r>
      <w:r>
        <w:rPr>
          <w:spacing w:val="40"/>
        </w:rPr>
        <w:t xml:space="preserve"> </w:t>
      </w:r>
      <w:r>
        <w:t>Em seguida, escolhe-se o ponto mais próximo do nó inicial, dando continuidade ao percurso</w:t>
      </w:r>
      <w:r>
        <w:rPr>
          <w:spacing w:val="-13"/>
        </w:rPr>
        <w:t xml:space="preserve"> </w:t>
      </w:r>
      <w:r>
        <w:t>por</w:t>
      </w:r>
      <w:r>
        <w:rPr>
          <w:spacing w:val="-13"/>
        </w:rPr>
        <w:t xml:space="preserve"> </w:t>
      </w:r>
      <w:r>
        <w:t>meio</w:t>
      </w:r>
      <w:r>
        <w:rPr>
          <w:spacing w:val="-13"/>
        </w:rPr>
        <w:t xml:space="preserve"> </w:t>
      </w:r>
      <w:r>
        <w:t>da</w:t>
      </w:r>
      <w:r>
        <w:rPr>
          <w:spacing w:val="-13"/>
        </w:rPr>
        <w:t xml:space="preserve"> </w:t>
      </w:r>
      <w:r>
        <w:t>seleção</w:t>
      </w:r>
      <w:r>
        <w:rPr>
          <w:spacing w:val="-13"/>
        </w:rPr>
        <w:t xml:space="preserve"> </w:t>
      </w:r>
      <w:r>
        <w:t>sucessiva</w:t>
      </w:r>
      <w:r>
        <w:rPr>
          <w:spacing w:val="-13"/>
        </w:rPr>
        <w:t xml:space="preserve"> </w:t>
      </w:r>
      <w:r>
        <w:t>do</w:t>
      </w:r>
      <w:r>
        <w:rPr>
          <w:spacing w:val="-13"/>
        </w:rPr>
        <w:t xml:space="preserve"> </w:t>
      </w:r>
      <w:r>
        <w:t>ponto</w:t>
      </w:r>
      <w:r>
        <w:rPr>
          <w:spacing w:val="-13"/>
        </w:rPr>
        <w:t xml:space="preserve"> </w:t>
      </w:r>
      <w:r>
        <w:t>mais</w:t>
      </w:r>
      <w:r>
        <w:rPr>
          <w:spacing w:val="-13"/>
        </w:rPr>
        <w:t xml:space="preserve"> </w:t>
      </w:r>
      <w:r>
        <w:t>próximo</w:t>
      </w:r>
      <w:r>
        <w:rPr>
          <w:spacing w:val="-13"/>
        </w:rPr>
        <w:t xml:space="preserve"> </w:t>
      </w:r>
      <w:r>
        <w:t>do</w:t>
      </w:r>
      <w:r>
        <w:rPr>
          <w:spacing w:val="-13"/>
        </w:rPr>
        <w:t xml:space="preserve"> </w:t>
      </w:r>
      <w:r>
        <w:t>último</w:t>
      </w:r>
      <w:r>
        <w:rPr>
          <w:spacing w:val="-13"/>
        </w:rPr>
        <w:t xml:space="preserve"> </w:t>
      </w:r>
      <w:r>
        <w:t>visitado,</w:t>
      </w:r>
      <w:r>
        <w:rPr>
          <w:spacing w:val="-13"/>
        </w:rPr>
        <w:t xml:space="preserve"> </w:t>
      </w:r>
      <w:r>
        <w:t>até</w:t>
      </w:r>
      <w:r>
        <w:rPr>
          <w:spacing w:val="-13"/>
        </w:rPr>
        <w:t xml:space="preserve"> </w:t>
      </w:r>
      <w:r>
        <w:t>que</w:t>
      </w:r>
      <w:r>
        <w:rPr>
          <w:spacing w:val="-13"/>
        </w:rPr>
        <w:t xml:space="preserve"> </w:t>
      </w:r>
      <w:r>
        <w:t xml:space="preserve">todos os pontos sejam percorridos e, por fim, ocorra o retorno ao ponto de partida </w:t>
      </w:r>
      <w:hyperlink w:anchor="_bookmark24" w:history="1">
        <w:r>
          <w:t>(GOLDBARG;</w:t>
        </w:r>
      </w:hyperlink>
      <w:r>
        <w:t xml:space="preserve"> </w:t>
      </w:r>
      <w:hyperlink w:anchor="_bookmark24" w:history="1">
        <w:r>
          <w:t>LUNA,</w:t>
        </w:r>
      </w:hyperlink>
      <w:r>
        <w:t xml:space="preserve"> </w:t>
      </w:r>
      <w:hyperlink w:anchor="_bookmark24" w:history="1">
        <w:r>
          <w:t>2005).</w:t>
        </w:r>
      </w:hyperlink>
      <w:r>
        <w:rPr>
          <w:spacing w:val="40"/>
        </w:rPr>
        <w:t xml:space="preserve"> </w:t>
      </w:r>
      <w:r>
        <w:t>Ressalta-se que essa sequência deve percorrer todos os pontos de parada sem repeti-los, retornando ao ponto de origem ao final da rota.</w:t>
      </w:r>
    </w:p>
    <w:p w14:paraId="2CC64C47" w14:textId="6D63A4DA" w:rsidR="00036C99" w:rsidRDefault="004767C7">
      <w:pPr>
        <w:pStyle w:val="Corpodetexto"/>
        <w:spacing w:before="1" w:line="376" w:lineRule="auto"/>
        <w:ind w:left="122" w:right="111" w:firstLine="1151"/>
        <w:jc w:val="both"/>
      </w:pPr>
      <w:r>
        <w:t>A</w:t>
      </w:r>
      <w:r>
        <w:rPr>
          <w:spacing w:val="40"/>
        </w:rPr>
        <w:t xml:space="preserve"> </w:t>
      </w:r>
      <w:r>
        <w:t>metaheurística</w:t>
      </w:r>
      <w:r>
        <w:rPr>
          <w:spacing w:val="40"/>
        </w:rPr>
        <w:t xml:space="preserve"> </w:t>
      </w:r>
      <w:r>
        <w:t>Busca</w:t>
      </w:r>
      <w:r>
        <w:rPr>
          <w:spacing w:val="40"/>
        </w:rPr>
        <w:t xml:space="preserve"> </w:t>
      </w:r>
      <w:r>
        <w:t>Tabu</w:t>
      </w:r>
      <w:r>
        <w:rPr>
          <w:spacing w:val="40"/>
        </w:rPr>
        <w:t xml:space="preserve"> </w:t>
      </w:r>
      <w:r>
        <w:t>inicia</w:t>
      </w:r>
      <w:r>
        <w:rPr>
          <w:spacing w:val="40"/>
        </w:rPr>
        <w:t xml:space="preserve"> </w:t>
      </w:r>
      <w:r>
        <w:t>com</w:t>
      </w:r>
      <w:r>
        <w:rPr>
          <w:spacing w:val="40"/>
        </w:rPr>
        <w:t xml:space="preserve"> </w:t>
      </w:r>
      <w:r>
        <w:t>uma</w:t>
      </w:r>
      <w:r>
        <w:rPr>
          <w:spacing w:val="40"/>
        </w:rPr>
        <w:t xml:space="preserve"> </w:t>
      </w:r>
      <w:r>
        <w:t>solução,</w:t>
      </w:r>
      <w:r>
        <w:rPr>
          <w:spacing w:val="40"/>
        </w:rPr>
        <w:t xml:space="preserve"> </w:t>
      </w:r>
      <w:r>
        <w:t>que</w:t>
      </w:r>
      <w:r>
        <w:rPr>
          <w:spacing w:val="40"/>
        </w:rPr>
        <w:t xml:space="preserve"> </w:t>
      </w:r>
      <w:r>
        <w:t>pode</w:t>
      </w:r>
      <w:r>
        <w:rPr>
          <w:spacing w:val="40"/>
        </w:rPr>
        <w:t xml:space="preserve"> </w:t>
      </w:r>
      <w:r>
        <w:t>ser</w:t>
      </w:r>
      <w:r>
        <w:rPr>
          <w:spacing w:val="40"/>
        </w:rPr>
        <w:t xml:space="preserve"> </w:t>
      </w:r>
      <w:r>
        <w:t>viável</w:t>
      </w:r>
      <w:r>
        <w:rPr>
          <w:spacing w:val="40"/>
        </w:rPr>
        <w:t xml:space="preserve"> </w:t>
      </w:r>
      <w:r>
        <w:t xml:space="preserve">ou não para o problema, a partir dessa solução inicial, são realizadas sucessivas iterações, nas quais ocorrem trocas entre os nós da rota </w:t>
      </w:r>
      <w:hyperlink w:anchor="_bookmark22" w:history="1">
        <w:r>
          <w:t>(GLOVER,</w:t>
        </w:r>
      </w:hyperlink>
      <w:r>
        <w:t xml:space="preserve"> </w:t>
      </w:r>
      <w:hyperlink w:anchor="_bookmark22" w:history="1">
        <w:r>
          <w:t>1986).</w:t>
        </w:r>
      </w:hyperlink>
      <w:r>
        <w:rPr>
          <w:spacing w:val="40"/>
        </w:rPr>
        <w:t xml:space="preserve"> </w:t>
      </w:r>
      <w:r>
        <w:t>Em seguida, surgem diversas alternativas</w:t>
      </w:r>
      <w:r>
        <w:rPr>
          <w:spacing w:val="23"/>
        </w:rPr>
        <w:t xml:space="preserve"> </w:t>
      </w:r>
      <w:r>
        <w:t>de</w:t>
      </w:r>
      <w:r>
        <w:rPr>
          <w:spacing w:val="23"/>
        </w:rPr>
        <w:t xml:space="preserve"> </w:t>
      </w:r>
      <w:r>
        <w:t>rotas</w:t>
      </w:r>
      <w:r>
        <w:rPr>
          <w:spacing w:val="23"/>
        </w:rPr>
        <w:t xml:space="preserve"> </w:t>
      </w:r>
      <w:r>
        <w:t>resultantes</w:t>
      </w:r>
      <w:r>
        <w:rPr>
          <w:spacing w:val="23"/>
        </w:rPr>
        <w:t xml:space="preserve"> </w:t>
      </w:r>
      <w:r>
        <w:t>dessas</w:t>
      </w:r>
      <w:r>
        <w:rPr>
          <w:spacing w:val="23"/>
        </w:rPr>
        <w:t xml:space="preserve"> </w:t>
      </w:r>
      <w:r>
        <w:t>trocas,</w:t>
      </w:r>
      <w:r>
        <w:rPr>
          <w:spacing w:val="28"/>
        </w:rPr>
        <w:t xml:space="preserve"> </w:t>
      </w:r>
      <w:r>
        <w:t>após</w:t>
      </w:r>
      <w:r>
        <w:rPr>
          <w:spacing w:val="23"/>
        </w:rPr>
        <w:t xml:space="preserve"> </w:t>
      </w:r>
      <w:r>
        <w:t>avaliar</w:t>
      </w:r>
      <w:r>
        <w:rPr>
          <w:spacing w:val="23"/>
        </w:rPr>
        <w:t xml:space="preserve"> </w:t>
      </w:r>
      <w:r>
        <w:t>todas</w:t>
      </w:r>
      <w:r>
        <w:rPr>
          <w:spacing w:val="23"/>
        </w:rPr>
        <w:t xml:space="preserve"> </w:t>
      </w:r>
      <w:r>
        <w:t>as</w:t>
      </w:r>
      <w:r>
        <w:rPr>
          <w:spacing w:val="23"/>
        </w:rPr>
        <w:t xml:space="preserve"> </w:t>
      </w:r>
      <w:r>
        <w:t>trocas</w:t>
      </w:r>
      <w:r>
        <w:rPr>
          <w:spacing w:val="23"/>
        </w:rPr>
        <w:t xml:space="preserve"> </w:t>
      </w:r>
      <w:r>
        <w:t>possíveis</w:t>
      </w:r>
      <w:r>
        <w:rPr>
          <w:spacing w:val="23"/>
        </w:rPr>
        <w:t xml:space="preserve"> </w:t>
      </w:r>
      <w:r>
        <w:t>dos</w:t>
      </w:r>
      <w:r>
        <w:rPr>
          <w:spacing w:val="23"/>
        </w:rPr>
        <w:t xml:space="preserve"> </w:t>
      </w:r>
      <w:r>
        <w:t>nós na vizinhança da solução atual, é selecionada a alternativa que apresenta o menor valor da função</w:t>
      </w:r>
      <w:r>
        <w:rPr>
          <w:spacing w:val="-3"/>
        </w:rPr>
        <w:t xml:space="preserve"> </w:t>
      </w:r>
      <w:r>
        <w:t>objetivo,</w:t>
      </w:r>
      <w:r>
        <w:rPr>
          <w:spacing w:val="-3"/>
        </w:rPr>
        <w:t xml:space="preserve"> </w:t>
      </w:r>
      <w:r>
        <w:t>tornando-se</w:t>
      </w:r>
      <w:r>
        <w:rPr>
          <w:spacing w:val="-3"/>
        </w:rPr>
        <w:t xml:space="preserve"> </w:t>
      </w:r>
      <w:r>
        <w:t>a</w:t>
      </w:r>
      <w:r>
        <w:rPr>
          <w:spacing w:val="-3"/>
        </w:rPr>
        <w:t xml:space="preserve"> </w:t>
      </w:r>
      <w:r>
        <w:t>nova</w:t>
      </w:r>
      <w:r>
        <w:rPr>
          <w:spacing w:val="-3"/>
        </w:rPr>
        <w:t xml:space="preserve"> </w:t>
      </w:r>
      <w:r>
        <w:t>solução</w:t>
      </w:r>
      <w:r>
        <w:rPr>
          <w:spacing w:val="-3"/>
        </w:rPr>
        <w:t xml:space="preserve"> </w:t>
      </w:r>
      <w:r>
        <w:t>corrente</w:t>
      </w:r>
      <w:r>
        <w:rPr>
          <w:spacing w:val="-3"/>
        </w:rPr>
        <w:t xml:space="preserve"> </w:t>
      </w:r>
      <w:r>
        <w:t>para</w:t>
      </w:r>
      <w:r>
        <w:rPr>
          <w:spacing w:val="-3"/>
        </w:rPr>
        <w:t xml:space="preserve"> </w:t>
      </w:r>
      <w:r>
        <w:t>a</w:t>
      </w:r>
      <w:r>
        <w:rPr>
          <w:spacing w:val="-3"/>
        </w:rPr>
        <w:t xml:space="preserve"> </w:t>
      </w:r>
      <w:r>
        <w:t>próxima</w:t>
      </w:r>
      <w:r>
        <w:rPr>
          <w:spacing w:val="-3"/>
        </w:rPr>
        <w:t xml:space="preserve"> </w:t>
      </w:r>
      <w:r>
        <w:t>iteração</w:t>
      </w:r>
      <w:r>
        <w:rPr>
          <w:spacing w:val="-3"/>
        </w:rPr>
        <w:t xml:space="preserve"> </w:t>
      </w:r>
      <w:hyperlink w:anchor="_bookmark23" w:history="1">
        <w:r>
          <w:t>(GLOVER</w:t>
        </w:r>
        <w:r>
          <w:rPr>
            <w:spacing w:val="-3"/>
          </w:rPr>
          <w:t xml:space="preserve"> </w:t>
        </w:r>
        <w:r>
          <w:rPr>
            <w:i/>
          </w:rPr>
          <w:t>et</w:t>
        </w:r>
        <w:r>
          <w:rPr>
            <w:i/>
            <w:spacing w:val="-3"/>
          </w:rPr>
          <w:t xml:space="preserve"> </w:t>
        </w:r>
        <w:r>
          <w:rPr>
            <w:i/>
          </w:rPr>
          <w:t>al.</w:t>
        </w:r>
      </w:hyperlink>
      <w:r>
        <w:t xml:space="preserve">, </w:t>
      </w:r>
      <w:hyperlink w:anchor="_bookmark23" w:history="1">
        <w:r>
          <w:t>1993).</w:t>
        </w:r>
      </w:hyperlink>
      <w:r>
        <w:t xml:space="preserve"> A</w:t>
      </w:r>
      <w:r>
        <w:rPr>
          <w:spacing w:val="-6"/>
        </w:rPr>
        <w:t xml:space="preserve"> </w:t>
      </w:r>
      <w:r>
        <w:t>cada</w:t>
      </w:r>
      <w:r>
        <w:rPr>
          <w:spacing w:val="-6"/>
        </w:rPr>
        <w:t xml:space="preserve"> </w:t>
      </w:r>
      <w:r>
        <w:t>iteração,</w:t>
      </w:r>
      <w:r>
        <w:rPr>
          <w:spacing w:val="-6"/>
        </w:rPr>
        <w:t xml:space="preserve"> </w:t>
      </w:r>
      <w:r>
        <w:t>o</w:t>
      </w:r>
      <w:r>
        <w:rPr>
          <w:spacing w:val="-6"/>
        </w:rPr>
        <w:t xml:space="preserve"> </w:t>
      </w:r>
      <w:r>
        <w:t>algoritmo</w:t>
      </w:r>
      <w:r>
        <w:rPr>
          <w:spacing w:val="-6"/>
        </w:rPr>
        <w:t xml:space="preserve"> </w:t>
      </w:r>
      <w:r>
        <w:t>avalia</w:t>
      </w:r>
      <w:r>
        <w:rPr>
          <w:spacing w:val="-6"/>
        </w:rPr>
        <w:t xml:space="preserve"> </w:t>
      </w:r>
      <w:r>
        <w:t>um</w:t>
      </w:r>
      <w:r>
        <w:rPr>
          <w:spacing w:val="-6"/>
        </w:rPr>
        <w:t xml:space="preserve"> </w:t>
      </w:r>
      <w:r>
        <w:t>conjunto</w:t>
      </w:r>
      <w:r>
        <w:rPr>
          <w:spacing w:val="-6"/>
        </w:rPr>
        <w:t xml:space="preserve"> </w:t>
      </w:r>
      <w:r>
        <w:t>de</w:t>
      </w:r>
      <w:r>
        <w:rPr>
          <w:spacing w:val="-6"/>
        </w:rPr>
        <w:t xml:space="preserve"> </w:t>
      </w:r>
      <w:r>
        <w:t>soluções</w:t>
      </w:r>
      <w:r>
        <w:rPr>
          <w:spacing w:val="-6"/>
        </w:rPr>
        <w:t xml:space="preserve"> </w:t>
      </w:r>
      <w:r>
        <w:t>vizinhas</w:t>
      </w:r>
      <w:r>
        <w:rPr>
          <w:spacing w:val="-6"/>
        </w:rPr>
        <w:t xml:space="preserve"> </w:t>
      </w:r>
      <w:r>
        <w:t>e</w:t>
      </w:r>
      <w:r>
        <w:rPr>
          <w:spacing w:val="-6"/>
        </w:rPr>
        <w:t xml:space="preserve"> </w:t>
      </w:r>
      <w:r>
        <w:t>seleciona</w:t>
      </w:r>
      <w:r>
        <w:rPr>
          <w:spacing w:val="-6"/>
        </w:rPr>
        <w:t xml:space="preserve"> </w:t>
      </w:r>
      <w:r>
        <w:t>aquela considerada mais promissora de acordo com a função objetivo.</w:t>
      </w:r>
      <w:r>
        <w:rPr>
          <w:spacing w:val="40"/>
        </w:rPr>
        <w:t xml:space="preserve"> </w:t>
      </w:r>
      <w:r>
        <w:t>Diferentemente de métodos</w:t>
      </w:r>
      <w:r>
        <w:rPr>
          <w:spacing w:val="80"/>
          <w:w w:val="150"/>
        </w:rPr>
        <w:t xml:space="preserve"> </w:t>
      </w:r>
      <w:r>
        <w:t xml:space="preserve">de busca local tradicionais, a Busca Tabu pode aceitar temporariamente soluções de menor qualidade, permitindo escapar de ótimos locais e ampliar a exploração do espaço de busca em direção a soluções potencialmente melhores </w:t>
      </w:r>
      <w:hyperlink w:anchor="_bookmark27" w:history="1">
        <w:r>
          <w:t>(HIGGINS,</w:t>
        </w:r>
      </w:hyperlink>
      <w:r>
        <w:t xml:space="preserve"> </w:t>
      </w:r>
      <w:hyperlink w:anchor="_bookmark27" w:history="1">
        <w:r>
          <w:t>2001).</w:t>
        </w:r>
      </w:hyperlink>
      <w:ins w:id="185" w:author="Samantha Araújo" w:date="2026-09-21T13:37:00Z" w16du:dateUtc="2026-09-21T16:37:00Z">
        <w:r w:rsidR="00C051D6">
          <w:t xml:space="preserve"> Trazer trabalhos que utilizaram a Busca Tabu como técnica para resolver o PRV.</w:t>
        </w:r>
      </w:ins>
    </w:p>
    <w:p w14:paraId="4E691762" w14:textId="1DFF4C25" w:rsidR="00036C99" w:rsidRDefault="00C051D6">
      <w:pPr>
        <w:pStyle w:val="Corpodetexto"/>
        <w:spacing w:line="376" w:lineRule="auto"/>
        <w:jc w:val="both"/>
        <w:sectPr w:rsidR="00036C99">
          <w:pgSz w:w="11910" w:h="16840"/>
          <w:pgMar w:top="1260" w:right="992" w:bottom="280" w:left="1559" w:header="1034" w:footer="0" w:gutter="0"/>
          <w:cols w:space="720"/>
        </w:sectPr>
      </w:pPr>
      <w:r>
        <w:t xml:space="preserve"> </w:t>
      </w:r>
    </w:p>
    <w:p w14:paraId="30B2F168" w14:textId="77777777" w:rsidR="00036C99" w:rsidRDefault="00036C99">
      <w:pPr>
        <w:pStyle w:val="Corpodetexto"/>
        <w:spacing w:before="165"/>
      </w:pPr>
    </w:p>
    <w:p w14:paraId="5BE3DE59" w14:textId="77777777" w:rsidR="00036C99" w:rsidRDefault="004767C7">
      <w:pPr>
        <w:pStyle w:val="PargrafodaLista"/>
        <w:numPr>
          <w:ilvl w:val="0"/>
          <w:numId w:val="2"/>
        </w:numPr>
        <w:tabs>
          <w:tab w:val="left" w:pos="438"/>
        </w:tabs>
        <w:ind w:left="438" w:hanging="298"/>
        <w:rPr>
          <w:b/>
          <w:sz w:val="24"/>
        </w:rPr>
      </w:pPr>
      <w:bookmarkStart w:id="186" w:name="PROCEDIMENTOS_METODOLÓGICOS"/>
      <w:bookmarkEnd w:id="186"/>
      <w:r>
        <w:rPr>
          <w:b/>
          <w:spacing w:val="-2"/>
          <w:sz w:val="24"/>
        </w:rPr>
        <w:t>PROCEDIMENTOS</w:t>
      </w:r>
      <w:r>
        <w:rPr>
          <w:b/>
          <w:spacing w:val="-10"/>
          <w:sz w:val="24"/>
        </w:rPr>
        <w:t xml:space="preserve"> </w:t>
      </w:r>
      <w:r>
        <w:rPr>
          <w:b/>
          <w:spacing w:val="-2"/>
          <w:sz w:val="24"/>
        </w:rPr>
        <w:t>METODOLÓGICOS</w:t>
      </w:r>
    </w:p>
    <w:p w14:paraId="4FD5E5AE" w14:textId="77777777" w:rsidR="00036C99" w:rsidRDefault="00036C99">
      <w:pPr>
        <w:pStyle w:val="Corpodetexto"/>
        <w:spacing w:before="171"/>
        <w:rPr>
          <w:b/>
        </w:rPr>
      </w:pPr>
    </w:p>
    <w:p w14:paraId="5BD92CE2" w14:textId="77777777" w:rsidR="00036C99" w:rsidRDefault="004767C7">
      <w:pPr>
        <w:pStyle w:val="Ttulo1"/>
        <w:numPr>
          <w:ilvl w:val="1"/>
          <w:numId w:val="2"/>
        </w:numPr>
        <w:tabs>
          <w:tab w:val="left" w:pos="677"/>
        </w:tabs>
        <w:ind w:left="677" w:hanging="537"/>
      </w:pPr>
      <w:bookmarkStart w:id="187" w:name="Formulação_do_problema"/>
      <w:bookmarkEnd w:id="187"/>
      <w:r>
        <w:t>Formulação</w:t>
      </w:r>
      <w:r>
        <w:rPr>
          <w:spacing w:val="-12"/>
        </w:rPr>
        <w:t xml:space="preserve"> </w:t>
      </w:r>
      <w:r>
        <w:t>do</w:t>
      </w:r>
      <w:r>
        <w:rPr>
          <w:spacing w:val="-11"/>
        </w:rPr>
        <w:t xml:space="preserve"> </w:t>
      </w:r>
      <w:r>
        <w:rPr>
          <w:spacing w:val="-2"/>
        </w:rPr>
        <w:t>problema</w:t>
      </w:r>
    </w:p>
    <w:p w14:paraId="359BD0CA" w14:textId="77777777" w:rsidR="00036C99" w:rsidRDefault="00036C99">
      <w:pPr>
        <w:pStyle w:val="Corpodetexto"/>
        <w:spacing w:before="170"/>
        <w:rPr>
          <w:b/>
        </w:rPr>
      </w:pPr>
    </w:p>
    <w:p w14:paraId="35A5A46F" w14:textId="1B1EBB4D" w:rsidR="00036C99" w:rsidRDefault="004767C7">
      <w:pPr>
        <w:pStyle w:val="Corpodetexto"/>
        <w:spacing w:line="376" w:lineRule="auto"/>
        <w:ind w:left="131" w:right="99" w:firstLine="1142"/>
        <w:jc w:val="both"/>
      </w:pPr>
      <w:r>
        <w:rPr>
          <w:spacing w:val="-2"/>
        </w:rPr>
        <w:t>O</w:t>
      </w:r>
      <w:r>
        <w:rPr>
          <w:spacing w:val="-7"/>
        </w:rPr>
        <w:t xml:space="preserve"> </w:t>
      </w:r>
      <w:r>
        <w:rPr>
          <w:spacing w:val="-2"/>
        </w:rPr>
        <w:t>presente</w:t>
      </w:r>
      <w:r>
        <w:rPr>
          <w:spacing w:val="-7"/>
        </w:rPr>
        <w:t xml:space="preserve"> </w:t>
      </w:r>
      <w:r>
        <w:rPr>
          <w:spacing w:val="-2"/>
        </w:rPr>
        <w:t>estudo</w:t>
      </w:r>
      <w:r>
        <w:rPr>
          <w:spacing w:val="-7"/>
        </w:rPr>
        <w:t xml:space="preserve"> </w:t>
      </w:r>
      <w:r>
        <w:rPr>
          <w:spacing w:val="-2"/>
        </w:rPr>
        <w:t>aborda</w:t>
      </w:r>
      <w:r>
        <w:rPr>
          <w:spacing w:val="-7"/>
        </w:rPr>
        <w:t xml:space="preserve"> </w:t>
      </w:r>
      <w:r>
        <w:rPr>
          <w:spacing w:val="-2"/>
        </w:rPr>
        <w:t>o</w:t>
      </w:r>
      <w:r>
        <w:rPr>
          <w:spacing w:val="-7"/>
        </w:rPr>
        <w:t xml:space="preserve"> </w:t>
      </w:r>
      <w:r>
        <w:rPr>
          <w:spacing w:val="-2"/>
        </w:rPr>
        <w:t>problema</w:t>
      </w:r>
      <w:r>
        <w:rPr>
          <w:spacing w:val="-7"/>
        </w:rPr>
        <w:t xml:space="preserve"> </w:t>
      </w:r>
      <w:r>
        <w:rPr>
          <w:spacing w:val="-2"/>
        </w:rPr>
        <w:t>de</w:t>
      </w:r>
      <w:r>
        <w:rPr>
          <w:spacing w:val="-7"/>
        </w:rPr>
        <w:t xml:space="preserve"> </w:t>
      </w:r>
      <w:r>
        <w:rPr>
          <w:spacing w:val="-2"/>
        </w:rPr>
        <w:t>roteamento</w:t>
      </w:r>
      <w:r>
        <w:rPr>
          <w:spacing w:val="-7"/>
        </w:rPr>
        <w:t xml:space="preserve"> </w:t>
      </w:r>
      <w:r>
        <w:rPr>
          <w:spacing w:val="-2"/>
        </w:rPr>
        <w:t>de</w:t>
      </w:r>
      <w:r>
        <w:rPr>
          <w:spacing w:val="-7"/>
        </w:rPr>
        <w:t xml:space="preserve"> </w:t>
      </w:r>
      <w:del w:id="188" w:author="Samantha Araújo" w:date="2026-09-21T13:38:00Z" w16du:dateUtc="2026-09-21T16:38:00Z">
        <w:r w:rsidDel="00716D8E">
          <w:rPr>
            <w:spacing w:val="-2"/>
          </w:rPr>
          <w:delText>ônibus</w:delText>
        </w:r>
        <w:r w:rsidDel="00716D8E">
          <w:rPr>
            <w:spacing w:val="-7"/>
          </w:rPr>
          <w:delText xml:space="preserve"> </w:delText>
        </w:r>
      </w:del>
      <w:ins w:id="189" w:author="Samantha Araújo" w:date="2026-09-21T13:38:00Z" w16du:dateUtc="2026-09-21T16:38:00Z">
        <w:r w:rsidR="00716D8E">
          <w:rPr>
            <w:spacing w:val="-2"/>
          </w:rPr>
          <w:t>veículo</w:t>
        </w:r>
      </w:ins>
      <w:ins w:id="190" w:author="Samantha Araújo" w:date="2026-09-21T19:03:00Z" w16du:dateUtc="2026-09-21T22:03:00Z">
        <w:r w:rsidR="002A3798">
          <w:rPr>
            <w:spacing w:val="-2"/>
          </w:rPr>
          <w:t>s</w:t>
        </w:r>
      </w:ins>
      <w:ins w:id="191" w:author="Samantha Araújo" w:date="2026-09-21T13:38:00Z" w16du:dateUtc="2026-09-21T16:38:00Z">
        <w:r w:rsidR="00716D8E">
          <w:rPr>
            <w:spacing w:val="-7"/>
          </w:rPr>
          <w:t xml:space="preserve"> </w:t>
        </w:r>
      </w:ins>
      <w:r>
        <w:rPr>
          <w:spacing w:val="-2"/>
        </w:rPr>
        <w:t>aplicado</w:t>
      </w:r>
      <w:r>
        <w:rPr>
          <w:spacing w:val="-7"/>
        </w:rPr>
        <w:t xml:space="preserve"> </w:t>
      </w:r>
      <w:r>
        <w:rPr>
          <w:spacing w:val="-2"/>
        </w:rPr>
        <w:t>ao</w:t>
      </w:r>
      <w:r>
        <w:rPr>
          <w:spacing w:val="-7"/>
        </w:rPr>
        <w:t xml:space="preserve"> </w:t>
      </w:r>
      <w:r>
        <w:rPr>
          <w:spacing w:val="-2"/>
        </w:rPr>
        <w:t xml:space="preserve">transporte </w:t>
      </w:r>
      <w:r>
        <w:t>de</w:t>
      </w:r>
      <w:r>
        <w:rPr>
          <w:spacing w:val="-6"/>
        </w:rPr>
        <w:t xml:space="preserve"> </w:t>
      </w:r>
      <w:r>
        <w:t>funcionários</w:t>
      </w:r>
      <w:r>
        <w:rPr>
          <w:spacing w:val="-6"/>
        </w:rPr>
        <w:t xml:space="preserve"> </w:t>
      </w:r>
      <w:r>
        <w:t>de</w:t>
      </w:r>
      <w:r>
        <w:rPr>
          <w:spacing w:val="-6"/>
        </w:rPr>
        <w:t xml:space="preserve"> </w:t>
      </w:r>
      <w:r>
        <w:t>uma</w:t>
      </w:r>
      <w:r>
        <w:rPr>
          <w:spacing w:val="-5"/>
        </w:rPr>
        <w:t xml:space="preserve"> </w:t>
      </w:r>
      <w:r>
        <w:t>empresa</w:t>
      </w:r>
      <w:r>
        <w:rPr>
          <w:spacing w:val="-6"/>
        </w:rPr>
        <w:t xml:space="preserve"> </w:t>
      </w:r>
      <w:r>
        <w:t>privada</w:t>
      </w:r>
      <w:r>
        <w:rPr>
          <w:spacing w:val="-6"/>
        </w:rPr>
        <w:t xml:space="preserve"> </w:t>
      </w:r>
      <w:r>
        <w:t>de</w:t>
      </w:r>
      <w:r>
        <w:rPr>
          <w:spacing w:val="-6"/>
        </w:rPr>
        <w:t xml:space="preserve"> </w:t>
      </w:r>
      <w:r>
        <w:t>identidade</w:t>
      </w:r>
      <w:r>
        <w:rPr>
          <w:spacing w:val="-6"/>
        </w:rPr>
        <w:t xml:space="preserve"> </w:t>
      </w:r>
      <w:r>
        <w:t>anônima,</w:t>
      </w:r>
      <w:r>
        <w:rPr>
          <w:spacing w:val="-5"/>
        </w:rPr>
        <w:t xml:space="preserve"> </w:t>
      </w:r>
      <w:r>
        <w:t>localizada</w:t>
      </w:r>
      <w:r>
        <w:rPr>
          <w:spacing w:val="-5"/>
        </w:rPr>
        <w:t xml:space="preserve"> </w:t>
      </w:r>
      <w:r>
        <w:t>no</w:t>
      </w:r>
      <w:r>
        <w:rPr>
          <w:spacing w:val="-6"/>
        </w:rPr>
        <w:t xml:space="preserve"> </w:t>
      </w:r>
      <w:r>
        <w:t>estado</w:t>
      </w:r>
      <w:r>
        <w:rPr>
          <w:spacing w:val="-6"/>
        </w:rPr>
        <w:t xml:space="preserve"> </w:t>
      </w:r>
      <w:r>
        <w:t>do</w:t>
      </w:r>
      <w:r>
        <w:rPr>
          <w:spacing w:val="-6"/>
        </w:rPr>
        <w:t xml:space="preserve"> </w:t>
      </w:r>
      <w:r>
        <w:t>Ceará. A</w:t>
      </w:r>
      <w:r>
        <w:rPr>
          <w:spacing w:val="-7"/>
        </w:rPr>
        <w:t xml:space="preserve"> </w:t>
      </w:r>
      <w:r>
        <w:t>empresa</w:t>
      </w:r>
      <w:r>
        <w:rPr>
          <w:spacing w:val="-7"/>
        </w:rPr>
        <w:t xml:space="preserve"> </w:t>
      </w:r>
      <w:r>
        <w:t>em</w:t>
      </w:r>
      <w:r>
        <w:rPr>
          <w:spacing w:val="-7"/>
        </w:rPr>
        <w:t xml:space="preserve"> </w:t>
      </w:r>
      <w:r>
        <w:t>análise</w:t>
      </w:r>
      <w:r>
        <w:rPr>
          <w:spacing w:val="-7"/>
        </w:rPr>
        <w:t xml:space="preserve"> </w:t>
      </w:r>
      <w:r>
        <w:t>busca</w:t>
      </w:r>
      <w:r>
        <w:rPr>
          <w:spacing w:val="-7"/>
        </w:rPr>
        <w:t xml:space="preserve"> </w:t>
      </w:r>
      <w:r>
        <w:t>atender</w:t>
      </w:r>
      <w:r>
        <w:rPr>
          <w:spacing w:val="-7"/>
        </w:rPr>
        <w:t xml:space="preserve"> </w:t>
      </w:r>
      <w:r>
        <w:t>à</w:t>
      </w:r>
      <w:r>
        <w:rPr>
          <w:spacing w:val="-7"/>
        </w:rPr>
        <w:t xml:space="preserve"> </w:t>
      </w:r>
      <w:r>
        <w:t>demanda</w:t>
      </w:r>
      <w:r>
        <w:rPr>
          <w:spacing w:val="-7"/>
        </w:rPr>
        <w:t xml:space="preserve"> </w:t>
      </w:r>
      <w:r>
        <w:t>de</w:t>
      </w:r>
      <w:r>
        <w:rPr>
          <w:spacing w:val="-7"/>
        </w:rPr>
        <w:t xml:space="preserve"> </w:t>
      </w:r>
      <w:r>
        <w:t>deslocamento</w:t>
      </w:r>
      <w:r>
        <w:rPr>
          <w:spacing w:val="-7"/>
        </w:rPr>
        <w:t xml:space="preserve"> </w:t>
      </w:r>
      <w:r>
        <w:t>de</w:t>
      </w:r>
      <w:r>
        <w:rPr>
          <w:spacing w:val="-7"/>
        </w:rPr>
        <w:t xml:space="preserve"> </w:t>
      </w:r>
      <w:r>
        <w:t>seus</w:t>
      </w:r>
      <w:r>
        <w:rPr>
          <w:spacing w:val="-7"/>
        </w:rPr>
        <w:t xml:space="preserve"> </w:t>
      </w:r>
      <w:r>
        <w:t>funcionários</w:t>
      </w:r>
      <w:r>
        <w:rPr>
          <w:spacing w:val="-7"/>
        </w:rPr>
        <w:t xml:space="preserve"> </w:t>
      </w:r>
      <w:r>
        <w:t>por</w:t>
      </w:r>
      <w:r>
        <w:rPr>
          <w:spacing w:val="-7"/>
        </w:rPr>
        <w:t xml:space="preserve"> </w:t>
      </w:r>
      <w:r>
        <w:t xml:space="preserve">meio </w:t>
      </w:r>
      <w:r>
        <w:rPr>
          <w:spacing w:val="-2"/>
        </w:rPr>
        <w:t>da</w:t>
      </w:r>
      <w:r>
        <w:rPr>
          <w:spacing w:val="-10"/>
        </w:rPr>
        <w:t xml:space="preserve"> </w:t>
      </w:r>
      <w:r>
        <w:rPr>
          <w:spacing w:val="-2"/>
        </w:rPr>
        <w:t>definição</w:t>
      </w:r>
      <w:r>
        <w:rPr>
          <w:spacing w:val="-10"/>
        </w:rPr>
        <w:t xml:space="preserve"> </w:t>
      </w:r>
      <w:r>
        <w:rPr>
          <w:spacing w:val="-2"/>
        </w:rPr>
        <w:t>de</w:t>
      </w:r>
      <w:r>
        <w:rPr>
          <w:spacing w:val="-10"/>
        </w:rPr>
        <w:t xml:space="preserve"> </w:t>
      </w:r>
      <w:r>
        <w:rPr>
          <w:spacing w:val="-2"/>
        </w:rPr>
        <w:t>rotas</w:t>
      </w:r>
      <w:r>
        <w:rPr>
          <w:spacing w:val="-10"/>
        </w:rPr>
        <w:t xml:space="preserve"> </w:t>
      </w:r>
      <w:r>
        <w:rPr>
          <w:spacing w:val="-2"/>
        </w:rPr>
        <w:t>que</w:t>
      </w:r>
      <w:r>
        <w:rPr>
          <w:spacing w:val="-10"/>
        </w:rPr>
        <w:t xml:space="preserve"> </w:t>
      </w:r>
      <w:r>
        <w:rPr>
          <w:spacing w:val="-2"/>
        </w:rPr>
        <w:t>contemplem</w:t>
      </w:r>
      <w:r>
        <w:rPr>
          <w:spacing w:val="-10"/>
        </w:rPr>
        <w:t xml:space="preserve"> </w:t>
      </w:r>
      <w:r>
        <w:rPr>
          <w:spacing w:val="-2"/>
        </w:rPr>
        <w:t>pontos</w:t>
      </w:r>
      <w:r>
        <w:rPr>
          <w:spacing w:val="-10"/>
        </w:rPr>
        <w:t xml:space="preserve"> </w:t>
      </w:r>
      <w:r>
        <w:rPr>
          <w:spacing w:val="-2"/>
        </w:rPr>
        <w:t>de</w:t>
      </w:r>
      <w:r>
        <w:rPr>
          <w:spacing w:val="-9"/>
        </w:rPr>
        <w:t xml:space="preserve"> </w:t>
      </w:r>
      <w:r>
        <w:rPr>
          <w:spacing w:val="-2"/>
        </w:rPr>
        <w:t>embarque</w:t>
      </w:r>
      <w:r>
        <w:rPr>
          <w:spacing w:val="-9"/>
        </w:rPr>
        <w:t xml:space="preserve"> </w:t>
      </w:r>
      <w:r>
        <w:rPr>
          <w:spacing w:val="-2"/>
        </w:rPr>
        <w:t>situados</w:t>
      </w:r>
      <w:r>
        <w:rPr>
          <w:spacing w:val="-10"/>
        </w:rPr>
        <w:t xml:space="preserve"> </w:t>
      </w:r>
      <w:r>
        <w:rPr>
          <w:spacing w:val="-2"/>
        </w:rPr>
        <w:t>próximos</w:t>
      </w:r>
      <w:r>
        <w:rPr>
          <w:spacing w:val="-10"/>
        </w:rPr>
        <w:t xml:space="preserve"> </w:t>
      </w:r>
      <w:r>
        <w:rPr>
          <w:spacing w:val="-2"/>
        </w:rPr>
        <w:t>às</w:t>
      </w:r>
      <w:r>
        <w:rPr>
          <w:spacing w:val="-10"/>
        </w:rPr>
        <w:t xml:space="preserve"> </w:t>
      </w:r>
      <w:r>
        <w:rPr>
          <w:spacing w:val="-2"/>
        </w:rPr>
        <w:t>suas</w:t>
      </w:r>
      <w:r>
        <w:rPr>
          <w:spacing w:val="-10"/>
        </w:rPr>
        <w:t xml:space="preserve"> </w:t>
      </w:r>
      <w:r>
        <w:rPr>
          <w:spacing w:val="-2"/>
        </w:rPr>
        <w:t xml:space="preserve">residências, </w:t>
      </w:r>
      <w:r>
        <w:t>priorizando</w:t>
      </w:r>
      <w:r>
        <w:rPr>
          <w:spacing w:val="-11"/>
        </w:rPr>
        <w:t xml:space="preserve"> </w:t>
      </w:r>
      <w:r>
        <w:t>bairros</w:t>
      </w:r>
      <w:r>
        <w:rPr>
          <w:spacing w:val="-11"/>
        </w:rPr>
        <w:t xml:space="preserve"> </w:t>
      </w:r>
      <w:r>
        <w:t>com</w:t>
      </w:r>
      <w:r>
        <w:rPr>
          <w:spacing w:val="-11"/>
        </w:rPr>
        <w:t xml:space="preserve"> </w:t>
      </w:r>
      <w:r>
        <w:t>maior</w:t>
      </w:r>
      <w:r>
        <w:rPr>
          <w:spacing w:val="-11"/>
        </w:rPr>
        <w:t xml:space="preserve"> </w:t>
      </w:r>
      <w:r>
        <w:t>concentração</w:t>
      </w:r>
      <w:r>
        <w:rPr>
          <w:spacing w:val="-11"/>
        </w:rPr>
        <w:t xml:space="preserve"> </w:t>
      </w:r>
      <w:r>
        <w:t>de</w:t>
      </w:r>
      <w:r>
        <w:rPr>
          <w:spacing w:val="-11"/>
        </w:rPr>
        <w:t xml:space="preserve"> </w:t>
      </w:r>
      <w:r>
        <w:t>funcionários. Entretanto,</w:t>
      </w:r>
      <w:r>
        <w:rPr>
          <w:spacing w:val="-11"/>
        </w:rPr>
        <w:t xml:space="preserve"> </w:t>
      </w:r>
      <w:r>
        <w:t>o</w:t>
      </w:r>
      <w:r>
        <w:rPr>
          <w:spacing w:val="-11"/>
        </w:rPr>
        <w:t xml:space="preserve"> </w:t>
      </w:r>
      <w:r>
        <w:t>planejamento</w:t>
      </w:r>
      <w:r>
        <w:rPr>
          <w:spacing w:val="-11"/>
        </w:rPr>
        <w:t xml:space="preserve"> </w:t>
      </w:r>
      <w:r>
        <w:t>dessas rotas</w:t>
      </w:r>
      <w:r>
        <w:rPr>
          <w:spacing w:val="-14"/>
        </w:rPr>
        <w:t xml:space="preserve"> </w:t>
      </w:r>
      <w:r>
        <w:t>deve</w:t>
      </w:r>
      <w:r>
        <w:rPr>
          <w:spacing w:val="-14"/>
        </w:rPr>
        <w:t xml:space="preserve"> </w:t>
      </w:r>
      <w:r>
        <w:t>respeitar</w:t>
      </w:r>
      <w:r>
        <w:rPr>
          <w:spacing w:val="-14"/>
        </w:rPr>
        <w:t xml:space="preserve"> </w:t>
      </w:r>
      <w:r>
        <w:t>restrições</w:t>
      </w:r>
      <w:r>
        <w:rPr>
          <w:spacing w:val="-14"/>
        </w:rPr>
        <w:t xml:space="preserve"> </w:t>
      </w:r>
      <w:r>
        <w:t>relevantes,</w:t>
      </w:r>
      <w:r>
        <w:rPr>
          <w:spacing w:val="-14"/>
        </w:rPr>
        <w:t xml:space="preserve"> </w:t>
      </w:r>
      <w:r>
        <w:t>como</w:t>
      </w:r>
      <w:r>
        <w:rPr>
          <w:spacing w:val="-14"/>
        </w:rPr>
        <w:t xml:space="preserve"> </w:t>
      </w:r>
      <w:r>
        <w:t>a</w:t>
      </w:r>
      <w:r>
        <w:rPr>
          <w:spacing w:val="-15"/>
        </w:rPr>
        <w:t xml:space="preserve"> </w:t>
      </w:r>
      <w:r>
        <w:t>capacidade</w:t>
      </w:r>
      <w:r>
        <w:rPr>
          <w:spacing w:val="-14"/>
        </w:rPr>
        <w:t xml:space="preserve"> </w:t>
      </w:r>
      <w:r>
        <w:t>dos</w:t>
      </w:r>
      <w:r>
        <w:rPr>
          <w:spacing w:val="-14"/>
        </w:rPr>
        <w:t xml:space="preserve"> </w:t>
      </w:r>
      <w:r>
        <w:t>veículos,</w:t>
      </w:r>
      <w:r>
        <w:rPr>
          <w:spacing w:val="-14"/>
        </w:rPr>
        <w:t xml:space="preserve"> </w:t>
      </w:r>
      <w:r>
        <w:t>e</w:t>
      </w:r>
      <w:r>
        <w:rPr>
          <w:spacing w:val="-14"/>
        </w:rPr>
        <w:t xml:space="preserve"> </w:t>
      </w:r>
      <w:r>
        <w:t>o</w:t>
      </w:r>
      <w:r>
        <w:rPr>
          <w:spacing w:val="-14"/>
        </w:rPr>
        <w:t xml:space="preserve"> </w:t>
      </w:r>
      <w:r>
        <w:t>tempo</w:t>
      </w:r>
      <w:r>
        <w:rPr>
          <w:spacing w:val="-15"/>
        </w:rPr>
        <w:t xml:space="preserve"> </w:t>
      </w:r>
      <w:r>
        <w:t>máximo</w:t>
      </w:r>
      <w:r>
        <w:rPr>
          <w:spacing w:val="-14"/>
        </w:rPr>
        <w:t xml:space="preserve"> </w:t>
      </w:r>
      <w:r>
        <w:t xml:space="preserve">de </w:t>
      </w:r>
      <w:r>
        <w:rPr>
          <w:spacing w:val="-2"/>
        </w:rPr>
        <w:t>percurso.</w:t>
      </w:r>
    </w:p>
    <w:p w14:paraId="2EA20201" w14:textId="5493063E" w:rsidR="00036C99" w:rsidRDefault="004767C7">
      <w:pPr>
        <w:pStyle w:val="Corpodetexto"/>
        <w:spacing w:before="1" w:line="376" w:lineRule="auto"/>
        <w:ind w:left="140" w:right="111" w:firstLine="1133"/>
        <w:jc w:val="both"/>
      </w:pPr>
      <w:r>
        <w:t>Atualmente, a empresa enfrenta grandes desafios relacionados ao deslocamento de funcionários devido à ineficiência</w:t>
      </w:r>
      <w:r>
        <w:rPr>
          <w:spacing w:val="-1"/>
        </w:rPr>
        <w:t xml:space="preserve"> </w:t>
      </w:r>
      <w:r>
        <w:t>do roteamento do transporte responsável</w:t>
      </w:r>
      <w:r>
        <w:rPr>
          <w:spacing w:val="-1"/>
        </w:rPr>
        <w:t xml:space="preserve"> </w:t>
      </w:r>
      <w:r>
        <w:t>pelo deslocamento até</w:t>
      </w:r>
      <w:r>
        <w:rPr>
          <w:spacing w:val="-3"/>
        </w:rPr>
        <w:t xml:space="preserve"> </w:t>
      </w:r>
      <w:r>
        <w:t>a</w:t>
      </w:r>
      <w:r>
        <w:rPr>
          <w:spacing w:val="-3"/>
        </w:rPr>
        <w:t xml:space="preserve"> </w:t>
      </w:r>
      <w:r>
        <w:t>organização. Muitos</w:t>
      </w:r>
      <w:r>
        <w:rPr>
          <w:spacing w:val="-3"/>
        </w:rPr>
        <w:t xml:space="preserve"> </w:t>
      </w:r>
      <w:r>
        <w:t>funcionários</w:t>
      </w:r>
      <w:r>
        <w:rPr>
          <w:spacing w:val="-3"/>
        </w:rPr>
        <w:t xml:space="preserve"> </w:t>
      </w:r>
      <w:r>
        <w:t>deixam</w:t>
      </w:r>
      <w:r>
        <w:rPr>
          <w:spacing w:val="-3"/>
        </w:rPr>
        <w:t xml:space="preserve"> </w:t>
      </w:r>
      <w:r>
        <w:t>de</w:t>
      </w:r>
      <w:r>
        <w:rPr>
          <w:spacing w:val="-3"/>
        </w:rPr>
        <w:t xml:space="preserve"> </w:t>
      </w:r>
      <w:r>
        <w:t>comparecer</w:t>
      </w:r>
      <w:r>
        <w:rPr>
          <w:spacing w:val="-3"/>
        </w:rPr>
        <w:t xml:space="preserve"> </w:t>
      </w:r>
      <w:r>
        <w:t>à</w:t>
      </w:r>
      <w:r>
        <w:rPr>
          <w:spacing w:val="-3"/>
        </w:rPr>
        <w:t xml:space="preserve"> </w:t>
      </w:r>
      <w:r>
        <w:t>empresa</w:t>
      </w:r>
      <w:r>
        <w:rPr>
          <w:spacing w:val="-3"/>
        </w:rPr>
        <w:t xml:space="preserve"> </w:t>
      </w:r>
      <w:r>
        <w:t>em</w:t>
      </w:r>
      <w:r>
        <w:rPr>
          <w:spacing w:val="-3"/>
        </w:rPr>
        <w:t xml:space="preserve"> </w:t>
      </w:r>
      <w:r>
        <w:t>razão</w:t>
      </w:r>
      <w:r>
        <w:rPr>
          <w:spacing w:val="-3"/>
        </w:rPr>
        <w:t xml:space="preserve"> </w:t>
      </w:r>
      <w:r>
        <w:t>da</w:t>
      </w:r>
      <w:r>
        <w:rPr>
          <w:spacing w:val="-3"/>
        </w:rPr>
        <w:t xml:space="preserve"> </w:t>
      </w:r>
      <w:r>
        <w:t>ausência de rotas disponíveis em regiões próximas às suas residências.</w:t>
      </w:r>
      <w:r>
        <w:rPr>
          <w:spacing w:val="40"/>
        </w:rPr>
        <w:t xml:space="preserve"> </w:t>
      </w:r>
      <w:r w:rsidRPr="00716D8E">
        <w:rPr>
          <w:highlight w:val="yellow"/>
        </w:rPr>
        <w:t xml:space="preserve">No cenário atual, o transporte </w:t>
      </w:r>
      <w:r w:rsidRPr="00716D8E">
        <w:rPr>
          <w:spacing w:val="-2"/>
          <w:highlight w:val="yellow"/>
        </w:rPr>
        <w:t>realiza</w:t>
      </w:r>
      <w:r w:rsidRPr="00716D8E">
        <w:rPr>
          <w:spacing w:val="-9"/>
          <w:highlight w:val="yellow"/>
        </w:rPr>
        <w:t xml:space="preserve"> </w:t>
      </w:r>
      <w:r w:rsidRPr="00716D8E">
        <w:rPr>
          <w:spacing w:val="-2"/>
          <w:highlight w:val="yellow"/>
        </w:rPr>
        <w:t>o</w:t>
      </w:r>
      <w:r w:rsidRPr="00716D8E">
        <w:rPr>
          <w:spacing w:val="-9"/>
          <w:highlight w:val="yellow"/>
        </w:rPr>
        <w:t xml:space="preserve"> </w:t>
      </w:r>
      <w:r w:rsidRPr="00716D8E">
        <w:rPr>
          <w:spacing w:val="-2"/>
          <w:highlight w:val="yellow"/>
        </w:rPr>
        <w:t>embarque</w:t>
      </w:r>
      <w:r w:rsidRPr="00716D8E">
        <w:rPr>
          <w:spacing w:val="-9"/>
          <w:highlight w:val="yellow"/>
        </w:rPr>
        <w:t xml:space="preserve"> </w:t>
      </w:r>
      <w:r w:rsidRPr="00716D8E">
        <w:rPr>
          <w:spacing w:val="-2"/>
          <w:highlight w:val="yellow"/>
        </w:rPr>
        <w:t>dos</w:t>
      </w:r>
      <w:r w:rsidRPr="00716D8E">
        <w:rPr>
          <w:spacing w:val="-9"/>
          <w:highlight w:val="yellow"/>
        </w:rPr>
        <w:t xml:space="preserve"> </w:t>
      </w:r>
      <w:r w:rsidRPr="00716D8E">
        <w:rPr>
          <w:spacing w:val="-2"/>
          <w:highlight w:val="yellow"/>
        </w:rPr>
        <w:t>funcionários</w:t>
      </w:r>
      <w:r w:rsidRPr="00716D8E">
        <w:rPr>
          <w:spacing w:val="-9"/>
          <w:highlight w:val="yellow"/>
        </w:rPr>
        <w:t xml:space="preserve"> </w:t>
      </w:r>
      <w:r w:rsidRPr="00716D8E">
        <w:rPr>
          <w:spacing w:val="-2"/>
          <w:highlight w:val="yellow"/>
        </w:rPr>
        <w:t>em</w:t>
      </w:r>
      <w:r w:rsidRPr="00716D8E">
        <w:rPr>
          <w:spacing w:val="-9"/>
          <w:highlight w:val="yellow"/>
        </w:rPr>
        <w:t xml:space="preserve"> </w:t>
      </w:r>
      <w:r w:rsidRPr="00716D8E">
        <w:rPr>
          <w:spacing w:val="-2"/>
          <w:highlight w:val="yellow"/>
        </w:rPr>
        <w:t>um</w:t>
      </w:r>
      <w:r w:rsidRPr="00716D8E">
        <w:rPr>
          <w:spacing w:val="-9"/>
          <w:highlight w:val="yellow"/>
        </w:rPr>
        <w:t xml:space="preserve"> </w:t>
      </w:r>
      <w:r w:rsidRPr="00716D8E">
        <w:rPr>
          <w:spacing w:val="-2"/>
          <w:highlight w:val="yellow"/>
        </w:rPr>
        <w:t>único</w:t>
      </w:r>
      <w:r w:rsidRPr="00716D8E">
        <w:rPr>
          <w:spacing w:val="-9"/>
          <w:highlight w:val="yellow"/>
        </w:rPr>
        <w:t xml:space="preserve"> </w:t>
      </w:r>
      <w:r w:rsidRPr="00716D8E">
        <w:rPr>
          <w:spacing w:val="-2"/>
          <w:highlight w:val="yellow"/>
        </w:rPr>
        <w:t>bairro,</w:t>
      </w:r>
      <w:r w:rsidRPr="00716D8E">
        <w:rPr>
          <w:spacing w:val="-8"/>
          <w:highlight w:val="yellow"/>
        </w:rPr>
        <w:t xml:space="preserve"> </w:t>
      </w:r>
      <w:r w:rsidRPr="00716D8E">
        <w:rPr>
          <w:spacing w:val="-2"/>
          <w:highlight w:val="yellow"/>
        </w:rPr>
        <w:t>tendo</w:t>
      </w:r>
      <w:r w:rsidRPr="00716D8E">
        <w:rPr>
          <w:spacing w:val="-9"/>
          <w:highlight w:val="yellow"/>
        </w:rPr>
        <w:t xml:space="preserve"> </w:t>
      </w:r>
      <w:r w:rsidRPr="00716D8E">
        <w:rPr>
          <w:spacing w:val="-2"/>
          <w:highlight w:val="yellow"/>
        </w:rPr>
        <w:t>como</w:t>
      </w:r>
      <w:r w:rsidRPr="00716D8E">
        <w:rPr>
          <w:spacing w:val="-9"/>
          <w:highlight w:val="yellow"/>
        </w:rPr>
        <w:t xml:space="preserve"> </w:t>
      </w:r>
      <w:r w:rsidRPr="00716D8E">
        <w:rPr>
          <w:spacing w:val="-2"/>
          <w:highlight w:val="yellow"/>
        </w:rPr>
        <w:t>ponto</w:t>
      </w:r>
      <w:r w:rsidRPr="00716D8E">
        <w:rPr>
          <w:spacing w:val="-9"/>
          <w:highlight w:val="yellow"/>
        </w:rPr>
        <w:t xml:space="preserve"> </w:t>
      </w:r>
      <w:r w:rsidRPr="00716D8E">
        <w:rPr>
          <w:spacing w:val="-2"/>
          <w:highlight w:val="yellow"/>
        </w:rPr>
        <w:t>de</w:t>
      </w:r>
      <w:r w:rsidRPr="00716D8E">
        <w:rPr>
          <w:spacing w:val="-9"/>
          <w:highlight w:val="yellow"/>
        </w:rPr>
        <w:t xml:space="preserve"> </w:t>
      </w:r>
      <w:r w:rsidRPr="00716D8E">
        <w:rPr>
          <w:spacing w:val="-2"/>
          <w:highlight w:val="yellow"/>
        </w:rPr>
        <w:t>partida</w:t>
      </w:r>
      <w:r w:rsidRPr="00716D8E">
        <w:rPr>
          <w:spacing w:val="-9"/>
          <w:highlight w:val="yellow"/>
        </w:rPr>
        <w:t xml:space="preserve"> </w:t>
      </w:r>
      <w:r w:rsidRPr="00716D8E">
        <w:rPr>
          <w:spacing w:val="-2"/>
          <w:highlight w:val="yellow"/>
        </w:rPr>
        <w:t>a</w:t>
      </w:r>
      <w:r w:rsidRPr="00716D8E">
        <w:rPr>
          <w:spacing w:val="-9"/>
          <w:highlight w:val="yellow"/>
        </w:rPr>
        <w:t xml:space="preserve"> </w:t>
      </w:r>
      <w:r w:rsidRPr="00716D8E">
        <w:rPr>
          <w:spacing w:val="-2"/>
          <w:highlight w:val="yellow"/>
        </w:rPr>
        <w:t>garagem dos</w:t>
      </w:r>
      <w:r w:rsidRPr="00716D8E">
        <w:rPr>
          <w:spacing w:val="-13"/>
          <w:highlight w:val="yellow"/>
        </w:rPr>
        <w:t xml:space="preserve"> </w:t>
      </w:r>
      <w:r w:rsidRPr="00716D8E">
        <w:rPr>
          <w:spacing w:val="-2"/>
          <w:highlight w:val="yellow"/>
        </w:rPr>
        <w:t>veículos</w:t>
      </w:r>
      <w:r w:rsidRPr="00716D8E">
        <w:rPr>
          <w:spacing w:val="-13"/>
          <w:highlight w:val="yellow"/>
        </w:rPr>
        <w:t xml:space="preserve"> </w:t>
      </w:r>
      <w:r w:rsidRPr="00716D8E">
        <w:rPr>
          <w:spacing w:val="-2"/>
          <w:highlight w:val="yellow"/>
        </w:rPr>
        <w:t>e</w:t>
      </w:r>
      <w:r w:rsidRPr="00716D8E">
        <w:rPr>
          <w:spacing w:val="-13"/>
          <w:highlight w:val="yellow"/>
        </w:rPr>
        <w:t xml:space="preserve"> </w:t>
      </w:r>
      <w:r w:rsidRPr="00716D8E">
        <w:rPr>
          <w:spacing w:val="-2"/>
          <w:highlight w:val="yellow"/>
        </w:rPr>
        <w:t>seguindo</w:t>
      </w:r>
      <w:r w:rsidRPr="00716D8E">
        <w:rPr>
          <w:spacing w:val="-13"/>
          <w:highlight w:val="yellow"/>
        </w:rPr>
        <w:t xml:space="preserve"> </w:t>
      </w:r>
      <w:r w:rsidRPr="00716D8E">
        <w:rPr>
          <w:spacing w:val="-2"/>
          <w:highlight w:val="yellow"/>
        </w:rPr>
        <w:t>diretamente</w:t>
      </w:r>
      <w:r w:rsidRPr="00716D8E">
        <w:rPr>
          <w:spacing w:val="-13"/>
          <w:highlight w:val="yellow"/>
        </w:rPr>
        <w:t xml:space="preserve"> </w:t>
      </w:r>
      <w:r w:rsidRPr="00716D8E">
        <w:rPr>
          <w:spacing w:val="-2"/>
          <w:highlight w:val="yellow"/>
        </w:rPr>
        <w:t>até</w:t>
      </w:r>
      <w:r w:rsidRPr="00716D8E">
        <w:rPr>
          <w:spacing w:val="-13"/>
          <w:highlight w:val="yellow"/>
        </w:rPr>
        <w:t xml:space="preserve"> </w:t>
      </w:r>
      <w:r w:rsidRPr="00716D8E">
        <w:rPr>
          <w:spacing w:val="-2"/>
          <w:highlight w:val="yellow"/>
        </w:rPr>
        <w:t>o</w:t>
      </w:r>
      <w:r w:rsidRPr="00716D8E">
        <w:rPr>
          <w:spacing w:val="-13"/>
          <w:highlight w:val="yellow"/>
        </w:rPr>
        <w:t xml:space="preserve"> </w:t>
      </w:r>
      <w:r w:rsidRPr="00716D8E">
        <w:rPr>
          <w:spacing w:val="-2"/>
          <w:highlight w:val="yellow"/>
        </w:rPr>
        <w:t>Complexo</w:t>
      </w:r>
      <w:r w:rsidRPr="00716D8E">
        <w:rPr>
          <w:spacing w:val="-13"/>
          <w:highlight w:val="yellow"/>
        </w:rPr>
        <w:t xml:space="preserve"> </w:t>
      </w:r>
      <w:r w:rsidRPr="00716D8E">
        <w:rPr>
          <w:spacing w:val="-2"/>
          <w:highlight w:val="yellow"/>
        </w:rPr>
        <w:t>do</w:t>
      </w:r>
      <w:r w:rsidRPr="00716D8E">
        <w:rPr>
          <w:spacing w:val="-13"/>
          <w:highlight w:val="yellow"/>
        </w:rPr>
        <w:t xml:space="preserve"> </w:t>
      </w:r>
      <w:r w:rsidRPr="00716D8E">
        <w:rPr>
          <w:spacing w:val="-2"/>
          <w:highlight w:val="yellow"/>
        </w:rPr>
        <w:t>Pecém,</w:t>
      </w:r>
      <w:r w:rsidRPr="00716D8E">
        <w:rPr>
          <w:spacing w:val="-13"/>
          <w:highlight w:val="yellow"/>
        </w:rPr>
        <w:t xml:space="preserve"> </w:t>
      </w:r>
      <w:r w:rsidRPr="00716D8E">
        <w:rPr>
          <w:spacing w:val="-2"/>
          <w:highlight w:val="yellow"/>
        </w:rPr>
        <w:t>local</w:t>
      </w:r>
      <w:r w:rsidRPr="00716D8E">
        <w:rPr>
          <w:spacing w:val="-13"/>
          <w:highlight w:val="yellow"/>
        </w:rPr>
        <w:t xml:space="preserve"> </w:t>
      </w:r>
      <w:r w:rsidRPr="00716D8E">
        <w:rPr>
          <w:spacing w:val="-2"/>
          <w:highlight w:val="yellow"/>
        </w:rPr>
        <w:t>onde</w:t>
      </w:r>
      <w:r w:rsidRPr="00716D8E">
        <w:rPr>
          <w:spacing w:val="-13"/>
          <w:highlight w:val="yellow"/>
        </w:rPr>
        <w:t xml:space="preserve"> </w:t>
      </w:r>
      <w:r w:rsidRPr="00716D8E">
        <w:rPr>
          <w:spacing w:val="-2"/>
          <w:highlight w:val="yellow"/>
        </w:rPr>
        <w:t>a</w:t>
      </w:r>
      <w:r w:rsidRPr="00716D8E">
        <w:rPr>
          <w:spacing w:val="-13"/>
          <w:highlight w:val="yellow"/>
        </w:rPr>
        <w:t xml:space="preserve"> </w:t>
      </w:r>
      <w:r w:rsidRPr="00716D8E">
        <w:rPr>
          <w:spacing w:val="-2"/>
          <w:highlight w:val="yellow"/>
        </w:rPr>
        <w:t>empresa</w:t>
      </w:r>
      <w:r w:rsidRPr="00716D8E">
        <w:rPr>
          <w:spacing w:val="-13"/>
          <w:highlight w:val="yellow"/>
        </w:rPr>
        <w:t xml:space="preserve"> </w:t>
      </w:r>
      <w:r w:rsidRPr="00716D8E">
        <w:rPr>
          <w:spacing w:val="-2"/>
          <w:highlight w:val="yellow"/>
        </w:rPr>
        <w:t>está</w:t>
      </w:r>
      <w:r w:rsidRPr="00716D8E">
        <w:rPr>
          <w:spacing w:val="-13"/>
          <w:highlight w:val="yellow"/>
        </w:rPr>
        <w:t xml:space="preserve"> </w:t>
      </w:r>
      <w:r w:rsidRPr="00716D8E">
        <w:rPr>
          <w:spacing w:val="-2"/>
          <w:highlight w:val="yellow"/>
        </w:rPr>
        <w:t xml:space="preserve">situada, </w:t>
      </w:r>
      <w:r w:rsidRPr="00716D8E">
        <w:rPr>
          <w:highlight w:val="yellow"/>
        </w:rPr>
        <w:t>sem a realização de paradas intermediárias ao longo do percurso.</w:t>
      </w:r>
      <w:ins w:id="192" w:author="Samantha Araújo" w:date="2026-09-21T13:43:00Z" w16du:dateUtc="2026-09-21T16:43:00Z">
        <w:r w:rsidR="00716D8E">
          <w:t>Então não volta para a garagem...</w:t>
        </w:r>
      </w:ins>
    </w:p>
    <w:p w14:paraId="1833A560" w14:textId="77777777" w:rsidR="00036C99" w:rsidRDefault="004767C7">
      <w:pPr>
        <w:pStyle w:val="Corpodetexto"/>
        <w:spacing w:line="376" w:lineRule="auto"/>
        <w:ind w:left="140" w:right="141" w:firstLine="1133"/>
        <w:jc w:val="both"/>
      </w:pPr>
      <w:r>
        <w:t>A empresa possui 84 funcionários ativos que utilizam o serviço da rota, o horário de trabalho compreende o período das 7h às 17h, de segunda a sexta-feira. Para atender a essa demanda,</w:t>
      </w:r>
      <w:r>
        <w:rPr>
          <w:spacing w:val="-8"/>
        </w:rPr>
        <w:t xml:space="preserve"> </w:t>
      </w:r>
      <w:r>
        <w:t>estão</w:t>
      </w:r>
      <w:r>
        <w:rPr>
          <w:spacing w:val="-8"/>
        </w:rPr>
        <w:t xml:space="preserve"> </w:t>
      </w:r>
      <w:r>
        <w:t>disponíveis</w:t>
      </w:r>
      <w:r>
        <w:rPr>
          <w:spacing w:val="-8"/>
        </w:rPr>
        <w:t xml:space="preserve"> </w:t>
      </w:r>
      <w:r>
        <w:t>dois</w:t>
      </w:r>
      <w:r>
        <w:rPr>
          <w:spacing w:val="-8"/>
        </w:rPr>
        <w:t xml:space="preserve"> </w:t>
      </w:r>
      <w:r>
        <w:t>ônibus</w:t>
      </w:r>
      <w:r>
        <w:rPr>
          <w:spacing w:val="-8"/>
        </w:rPr>
        <w:t xml:space="preserve"> </w:t>
      </w:r>
      <w:r>
        <w:t>com</w:t>
      </w:r>
      <w:r>
        <w:rPr>
          <w:spacing w:val="-8"/>
        </w:rPr>
        <w:t xml:space="preserve"> </w:t>
      </w:r>
      <w:r>
        <w:t>características</w:t>
      </w:r>
      <w:r>
        <w:rPr>
          <w:spacing w:val="-8"/>
        </w:rPr>
        <w:t xml:space="preserve"> </w:t>
      </w:r>
      <w:r>
        <w:t>idênticas,</w:t>
      </w:r>
      <w:r>
        <w:rPr>
          <w:spacing w:val="-8"/>
        </w:rPr>
        <w:t xml:space="preserve"> </w:t>
      </w:r>
      <w:r>
        <w:t>cada</w:t>
      </w:r>
      <w:r>
        <w:rPr>
          <w:spacing w:val="-8"/>
        </w:rPr>
        <w:t xml:space="preserve"> </w:t>
      </w:r>
      <w:r>
        <w:t>um</w:t>
      </w:r>
      <w:r>
        <w:rPr>
          <w:spacing w:val="-8"/>
        </w:rPr>
        <w:t xml:space="preserve"> </w:t>
      </w:r>
      <w:r>
        <w:t>com</w:t>
      </w:r>
      <w:r>
        <w:rPr>
          <w:spacing w:val="-8"/>
        </w:rPr>
        <w:t xml:space="preserve"> </w:t>
      </w:r>
      <w:r>
        <w:t>capacidade para</w:t>
      </w:r>
      <w:r>
        <w:rPr>
          <w:spacing w:val="-10"/>
        </w:rPr>
        <w:t xml:space="preserve"> </w:t>
      </w:r>
      <w:r>
        <w:t>48</w:t>
      </w:r>
      <w:r>
        <w:rPr>
          <w:spacing w:val="-10"/>
        </w:rPr>
        <w:t xml:space="preserve"> </w:t>
      </w:r>
      <w:r>
        <w:t>passageiros</w:t>
      </w:r>
      <w:r>
        <w:rPr>
          <w:spacing w:val="-10"/>
        </w:rPr>
        <w:t xml:space="preserve"> </w:t>
      </w:r>
      <w:r>
        <w:t>exclusivamente</w:t>
      </w:r>
      <w:r>
        <w:rPr>
          <w:spacing w:val="-10"/>
        </w:rPr>
        <w:t xml:space="preserve"> </w:t>
      </w:r>
      <w:r>
        <w:t>sentados,</w:t>
      </w:r>
      <w:r>
        <w:rPr>
          <w:spacing w:val="-10"/>
        </w:rPr>
        <w:t xml:space="preserve"> </w:t>
      </w:r>
      <w:r>
        <w:t>não</w:t>
      </w:r>
      <w:r>
        <w:rPr>
          <w:spacing w:val="-9"/>
        </w:rPr>
        <w:t xml:space="preserve"> </w:t>
      </w:r>
      <w:r>
        <w:t>sendo</w:t>
      </w:r>
      <w:r>
        <w:rPr>
          <w:spacing w:val="-10"/>
        </w:rPr>
        <w:t xml:space="preserve"> </w:t>
      </w:r>
      <w:r>
        <w:t>permitido</w:t>
      </w:r>
      <w:r>
        <w:rPr>
          <w:spacing w:val="-10"/>
        </w:rPr>
        <w:t xml:space="preserve"> </w:t>
      </w:r>
      <w:r>
        <w:t>o</w:t>
      </w:r>
      <w:r>
        <w:rPr>
          <w:spacing w:val="-10"/>
        </w:rPr>
        <w:t xml:space="preserve"> </w:t>
      </w:r>
      <w:r>
        <w:t>transporte</w:t>
      </w:r>
      <w:r>
        <w:rPr>
          <w:spacing w:val="-10"/>
        </w:rPr>
        <w:t xml:space="preserve"> </w:t>
      </w:r>
      <w:r>
        <w:t>de</w:t>
      </w:r>
      <w:r>
        <w:rPr>
          <w:spacing w:val="-10"/>
        </w:rPr>
        <w:t xml:space="preserve"> </w:t>
      </w:r>
      <w:r>
        <w:t>funcionários em pé.</w:t>
      </w:r>
      <w:r>
        <w:rPr>
          <w:spacing w:val="40"/>
        </w:rPr>
        <w:t xml:space="preserve"> </w:t>
      </w:r>
      <w:r w:rsidRPr="00277CB8">
        <w:rPr>
          <w:highlight w:val="yellow"/>
        </w:rPr>
        <w:t>Além disso, há a exigência de que todos os colaboradores cheguem à empresa até às 6h30,</w:t>
      </w:r>
      <w:r>
        <w:t xml:space="preserve"> dando o início das atividades às 7h.</w:t>
      </w:r>
    </w:p>
    <w:p w14:paraId="105C1285" w14:textId="77777777" w:rsidR="00036C99" w:rsidRDefault="004767C7">
      <w:pPr>
        <w:pStyle w:val="Corpodetexto"/>
        <w:spacing w:before="1" w:line="376" w:lineRule="auto"/>
        <w:ind w:left="140" w:right="101" w:firstLine="1133"/>
        <w:jc w:val="both"/>
      </w:pPr>
      <w:r>
        <w:t xml:space="preserve">Por meio da ferramenta </w:t>
      </w:r>
      <w:hyperlink w:anchor="_bookmark42" w:history="1">
        <w:r>
          <w:t>(uMap,</w:t>
        </w:r>
      </w:hyperlink>
      <w:r>
        <w:t xml:space="preserve"> </w:t>
      </w:r>
      <w:hyperlink w:anchor="_bookmark42" w:history="1">
        <w:r>
          <w:t>2026),</w:t>
        </w:r>
      </w:hyperlink>
      <w:r>
        <w:t xml:space="preserve"> foi possível desenvolver a representação espacial dos 20 pontos considerados no estudo para composição das rotas de transporte dos funcionários. </w:t>
      </w:r>
      <w:r w:rsidRPr="00277CB8">
        <w:rPr>
          <w:highlight w:val="cyan"/>
        </w:rPr>
        <w:t>Dentre</w:t>
      </w:r>
      <w:r w:rsidRPr="00277CB8">
        <w:rPr>
          <w:spacing w:val="-4"/>
          <w:highlight w:val="cyan"/>
        </w:rPr>
        <w:t xml:space="preserve"> </w:t>
      </w:r>
      <w:r w:rsidRPr="00277CB8">
        <w:rPr>
          <w:highlight w:val="cyan"/>
        </w:rPr>
        <w:t>esses</w:t>
      </w:r>
      <w:r w:rsidRPr="00277CB8">
        <w:rPr>
          <w:spacing w:val="-3"/>
          <w:highlight w:val="cyan"/>
        </w:rPr>
        <w:t xml:space="preserve"> </w:t>
      </w:r>
      <w:r w:rsidRPr="00277CB8">
        <w:rPr>
          <w:highlight w:val="cyan"/>
        </w:rPr>
        <w:t>pontos,</w:t>
      </w:r>
      <w:r w:rsidRPr="00277CB8">
        <w:rPr>
          <w:spacing w:val="-4"/>
          <w:highlight w:val="cyan"/>
        </w:rPr>
        <w:t xml:space="preserve"> </w:t>
      </w:r>
      <w:r w:rsidRPr="00277CB8">
        <w:rPr>
          <w:highlight w:val="cyan"/>
        </w:rPr>
        <w:t>incluem-se</w:t>
      </w:r>
      <w:r w:rsidRPr="00277CB8">
        <w:rPr>
          <w:spacing w:val="-4"/>
          <w:highlight w:val="cyan"/>
        </w:rPr>
        <w:t xml:space="preserve"> </w:t>
      </w:r>
      <w:r w:rsidRPr="00277CB8">
        <w:rPr>
          <w:highlight w:val="cyan"/>
        </w:rPr>
        <w:t>a</w:t>
      </w:r>
      <w:r w:rsidRPr="00277CB8">
        <w:rPr>
          <w:spacing w:val="-4"/>
          <w:highlight w:val="cyan"/>
        </w:rPr>
        <w:t xml:space="preserve"> </w:t>
      </w:r>
      <w:r w:rsidRPr="00277CB8">
        <w:rPr>
          <w:highlight w:val="cyan"/>
        </w:rPr>
        <w:t>garagem</w:t>
      </w:r>
      <w:r w:rsidRPr="00277CB8">
        <w:rPr>
          <w:spacing w:val="-3"/>
          <w:highlight w:val="cyan"/>
        </w:rPr>
        <w:t xml:space="preserve"> </w:t>
      </w:r>
      <w:r w:rsidRPr="00277CB8">
        <w:rPr>
          <w:highlight w:val="cyan"/>
        </w:rPr>
        <w:t>dos</w:t>
      </w:r>
      <w:r w:rsidRPr="00277CB8">
        <w:rPr>
          <w:spacing w:val="-4"/>
          <w:highlight w:val="cyan"/>
        </w:rPr>
        <w:t xml:space="preserve"> </w:t>
      </w:r>
      <w:r w:rsidRPr="00277CB8">
        <w:rPr>
          <w:highlight w:val="cyan"/>
        </w:rPr>
        <w:t>veículos,</w:t>
      </w:r>
      <w:r w:rsidRPr="00277CB8">
        <w:rPr>
          <w:spacing w:val="-4"/>
          <w:highlight w:val="cyan"/>
        </w:rPr>
        <w:t xml:space="preserve"> </w:t>
      </w:r>
      <w:r w:rsidRPr="00277CB8">
        <w:rPr>
          <w:highlight w:val="cyan"/>
        </w:rPr>
        <w:t>definida</w:t>
      </w:r>
      <w:r w:rsidRPr="00277CB8">
        <w:rPr>
          <w:spacing w:val="-3"/>
          <w:highlight w:val="cyan"/>
        </w:rPr>
        <w:t xml:space="preserve"> </w:t>
      </w:r>
      <w:r w:rsidRPr="00277CB8">
        <w:rPr>
          <w:highlight w:val="cyan"/>
        </w:rPr>
        <w:t>como</w:t>
      </w:r>
      <w:r w:rsidRPr="00277CB8">
        <w:rPr>
          <w:spacing w:val="-4"/>
          <w:highlight w:val="cyan"/>
        </w:rPr>
        <w:t xml:space="preserve"> </w:t>
      </w:r>
      <w:r w:rsidRPr="00277CB8">
        <w:rPr>
          <w:highlight w:val="cyan"/>
        </w:rPr>
        <w:t>ponto</w:t>
      </w:r>
      <w:r w:rsidRPr="00277CB8">
        <w:rPr>
          <w:spacing w:val="-4"/>
          <w:highlight w:val="cyan"/>
        </w:rPr>
        <w:t xml:space="preserve"> </w:t>
      </w:r>
      <w:r w:rsidRPr="00277CB8">
        <w:rPr>
          <w:highlight w:val="cyan"/>
        </w:rPr>
        <w:t xml:space="preserve">de </w:t>
      </w:r>
      <w:r w:rsidRPr="00277CB8">
        <w:rPr>
          <w:spacing w:val="-2"/>
          <w:highlight w:val="cyan"/>
        </w:rPr>
        <w:t>origem</w:t>
      </w:r>
      <w:r w:rsidRPr="00277CB8">
        <w:rPr>
          <w:spacing w:val="-13"/>
          <w:highlight w:val="cyan"/>
        </w:rPr>
        <w:t xml:space="preserve"> </w:t>
      </w:r>
      <w:r w:rsidRPr="00277CB8">
        <w:rPr>
          <w:spacing w:val="-2"/>
          <w:highlight w:val="cyan"/>
        </w:rPr>
        <w:t>das</w:t>
      </w:r>
      <w:r w:rsidRPr="00277CB8">
        <w:rPr>
          <w:spacing w:val="-13"/>
          <w:highlight w:val="cyan"/>
        </w:rPr>
        <w:t xml:space="preserve"> </w:t>
      </w:r>
      <w:r w:rsidRPr="00277CB8">
        <w:rPr>
          <w:spacing w:val="-2"/>
          <w:highlight w:val="cyan"/>
        </w:rPr>
        <w:t>rotas,</w:t>
      </w:r>
      <w:r w:rsidRPr="00277CB8">
        <w:rPr>
          <w:spacing w:val="-13"/>
          <w:highlight w:val="cyan"/>
        </w:rPr>
        <w:t xml:space="preserve"> </w:t>
      </w:r>
      <w:r w:rsidRPr="00277CB8">
        <w:rPr>
          <w:spacing w:val="-2"/>
          <w:highlight w:val="cyan"/>
        </w:rPr>
        <w:t>e</w:t>
      </w:r>
      <w:r w:rsidRPr="00277CB8">
        <w:rPr>
          <w:spacing w:val="-13"/>
          <w:highlight w:val="cyan"/>
        </w:rPr>
        <w:t xml:space="preserve"> </w:t>
      </w:r>
      <w:r w:rsidRPr="00277CB8">
        <w:rPr>
          <w:spacing w:val="-2"/>
          <w:highlight w:val="cyan"/>
        </w:rPr>
        <w:t>a</w:t>
      </w:r>
      <w:r w:rsidRPr="00277CB8">
        <w:rPr>
          <w:spacing w:val="-13"/>
          <w:highlight w:val="cyan"/>
        </w:rPr>
        <w:t xml:space="preserve"> </w:t>
      </w:r>
      <w:r w:rsidRPr="00277CB8">
        <w:rPr>
          <w:spacing w:val="-2"/>
          <w:highlight w:val="cyan"/>
        </w:rPr>
        <w:t>empresa,</w:t>
      </w:r>
      <w:r w:rsidRPr="00277CB8">
        <w:rPr>
          <w:spacing w:val="-13"/>
          <w:highlight w:val="cyan"/>
        </w:rPr>
        <w:t xml:space="preserve"> </w:t>
      </w:r>
      <w:r w:rsidRPr="00277CB8">
        <w:rPr>
          <w:spacing w:val="-2"/>
          <w:highlight w:val="cyan"/>
        </w:rPr>
        <w:t>estabelecida</w:t>
      </w:r>
      <w:r w:rsidRPr="00277CB8">
        <w:rPr>
          <w:spacing w:val="-13"/>
          <w:highlight w:val="cyan"/>
        </w:rPr>
        <w:t xml:space="preserve"> </w:t>
      </w:r>
      <w:r w:rsidRPr="00277CB8">
        <w:rPr>
          <w:spacing w:val="-2"/>
          <w:highlight w:val="cyan"/>
        </w:rPr>
        <w:t>como</w:t>
      </w:r>
      <w:r w:rsidRPr="00277CB8">
        <w:rPr>
          <w:spacing w:val="-13"/>
          <w:highlight w:val="cyan"/>
        </w:rPr>
        <w:t xml:space="preserve"> </w:t>
      </w:r>
      <w:r w:rsidRPr="00277CB8">
        <w:rPr>
          <w:spacing w:val="-2"/>
          <w:highlight w:val="cyan"/>
        </w:rPr>
        <w:t>destino</w:t>
      </w:r>
      <w:r w:rsidRPr="00277CB8">
        <w:rPr>
          <w:spacing w:val="-13"/>
          <w:highlight w:val="cyan"/>
        </w:rPr>
        <w:t xml:space="preserve"> </w:t>
      </w:r>
      <w:r w:rsidRPr="00277CB8">
        <w:rPr>
          <w:spacing w:val="-2"/>
          <w:highlight w:val="cyan"/>
        </w:rPr>
        <w:t>final</w:t>
      </w:r>
      <w:r w:rsidRPr="00277CB8">
        <w:rPr>
          <w:spacing w:val="-13"/>
          <w:highlight w:val="cyan"/>
        </w:rPr>
        <w:t xml:space="preserve"> </w:t>
      </w:r>
      <w:r w:rsidRPr="00277CB8">
        <w:rPr>
          <w:spacing w:val="-2"/>
          <w:highlight w:val="cyan"/>
        </w:rPr>
        <w:t>do</w:t>
      </w:r>
      <w:r w:rsidRPr="00277CB8">
        <w:rPr>
          <w:spacing w:val="-13"/>
          <w:highlight w:val="cyan"/>
        </w:rPr>
        <w:t xml:space="preserve"> </w:t>
      </w:r>
      <w:r w:rsidRPr="00277CB8">
        <w:rPr>
          <w:spacing w:val="-2"/>
          <w:highlight w:val="cyan"/>
        </w:rPr>
        <w:t>percurso.</w:t>
      </w:r>
      <w:r>
        <w:rPr>
          <w:spacing w:val="-13"/>
        </w:rPr>
        <w:t xml:space="preserve"> </w:t>
      </w:r>
      <w:r>
        <w:rPr>
          <w:spacing w:val="-2"/>
        </w:rPr>
        <w:t>Os</w:t>
      </w:r>
      <w:r>
        <w:rPr>
          <w:spacing w:val="-13"/>
        </w:rPr>
        <w:t xml:space="preserve"> </w:t>
      </w:r>
      <w:r>
        <w:rPr>
          <w:spacing w:val="-2"/>
        </w:rPr>
        <w:t>demais</w:t>
      </w:r>
      <w:r>
        <w:rPr>
          <w:spacing w:val="-13"/>
        </w:rPr>
        <w:t xml:space="preserve"> </w:t>
      </w:r>
      <w:r>
        <w:rPr>
          <w:spacing w:val="-2"/>
        </w:rPr>
        <w:t>pontos</w:t>
      </w:r>
      <w:r>
        <w:rPr>
          <w:spacing w:val="-13"/>
        </w:rPr>
        <w:t xml:space="preserve"> </w:t>
      </w:r>
      <w:r>
        <w:rPr>
          <w:spacing w:val="-2"/>
        </w:rPr>
        <w:t>cor-respondem</w:t>
      </w:r>
      <w:r>
        <w:rPr>
          <w:spacing w:val="-4"/>
        </w:rPr>
        <w:t xml:space="preserve"> </w:t>
      </w:r>
      <w:r>
        <w:rPr>
          <w:spacing w:val="-2"/>
        </w:rPr>
        <w:t>aos</w:t>
      </w:r>
      <w:r>
        <w:rPr>
          <w:spacing w:val="-3"/>
        </w:rPr>
        <w:t xml:space="preserve"> </w:t>
      </w:r>
      <w:r>
        <w:rPr>
          <w:spacing w:val="-2"/>
        </w:rPr>
        <w:t>bairros</w:t>
      </w:r>
      <w:r>
        <w:rPr>
          <w:spacing w:val="-4"/>
        </w:rPr>
        <w:t xml:space="preserve"> </w:t>
      </w:r>
      <w:r>
        <w:rPr>
          <w:spacing w:val="-2"/>
        </w:rPr>
        <w:t>com</w:t>
      </w:r>
      <w:r>
        <w:rPr>
          <w:spacing w:val="-3"/>
        </w:rPr>
        <w:t xml:space="preserve"> </w:t>
      </w:r>
      <w:r>
        <w:rPr>
          <w:spacing w:val="-2"/>
        </w:rPr>
        <w:t>maior</w:t>
      </w:r>
      <w:r>
        <w:rPr>
          <w:spacing w:val="-4"/>
        </w:rPr>
        <w:t xml:space="preserve"> </w:t>
      </w:r>
      <w:r>
        <w:rPr>
          <w:spacing w:val="-2"/>
        </w:rPr>
        <w:t>concentração</w:t>
      </w:r>
      <w:r>
        <w:rPr>
          <w:spacing w:val="-3"/>
        </w:rPr>
        <w:t xml:space="preserve"> </w:t>
      </w:r>
      <w:r>
        <w:rPr>
          <w:spacing w:val="-2"/>
        </w:rPr>
        <w:t>de</w:t>
      </w:r>
      <w:r>
        <w:rPr>
          <w:spacing w:val="-4"/>
        </w:rPr>
        <w:t xml:space="preserve"> </w:t>
      </w:r>
      <w:r>
        <w:rPr>
          <w:spacing w:val="-2"/>
        </w:rPr>
        <w:t>funcionários</w:t>
      </w:r>
      <w:r>
        <w:rPr>
          <w:spacing w:val="-3"/>
        </w:rPr>
        <w:t xml:space="preserve"> </w:t>
      </w:r>
      <w:r>
        <w:rPr>
          <w:spacing w:val="-2"/>
        </w:rPr>
        <w:t>ativos</w:t>
      </w:r>
      <w:r>
        <w:rPr>
          <w:spacing w:val="-4"/>
        </w:rPr>
        <w:t xml:space="preserve"> </w:t>
      </w:r>
      <w:r>
        <w:rPr>
          <w:spacing w:val="-2"/>
        </w:rPr>
        <w:t>da</w:t>
      </w:r>
      <w:r>
        <w:rPr>
          <w:spacing w:val="-3"/>
        </w:rPr>
        <w:t xml:space="preserve"> </w:t>
      </w:r>
      <w:r>
        <w:rPr>
          <w:spacing w:val="-2"/>
        </w:rPr>
        <w:t>organização,</w:t>
      </w:r>
      <w:r>
        <w:rPr>
          <w:spacing w:val="-3"/>
        </w:rPr>
        <w:t xml:space="preserve"> </w:t>
      </w:r>
      <w:r>
        <w:rPr>
          <w:spacing w:val="-2"/>
        </w:rPr>
        <w:t xml:space="preserve">definidos </w:t>
      </w:r>
      <w:r>
        <w:t xml:space="preserve">a partir da análise da distribuição espacial da localização das suas residências. Nesse contexto, a Figura </w:t>
      </w:r>
      <w:hyperlink w:anchor="_bookmark0" w:history="1">
        <w:r>
          <w:t>1</w:t>
        </w:r>
      </w:hyperlink>
      <w:r>
        <w:t xml:space="preserve"> a seguir apresenta a localização geográfica dos pontos com maior concentração de funcionários considerados para o desenvolvimento do estudo de roteamento.</w:t>
      </w:r>
    </w:p>
    <w:p w14:paraId="485A83F3" w14:textId="77777777" w:rsidR="00036C99" w:rsidRDefault="00ED7BEA">
      <w:pPr>
        <w:pStyle w:val="Corpodetexto"/>
        <w:spacing w:line="376" w:lineRule="auto"/>
        <w:jc w:val="both"/>
        <w:rPr>
          <w:ins w:id="193" w:author="Samantha Araújo" w:date="2026-09-21T13:47:00Z" w16du:dateUtc="2026-09-21T16:47:00Z"/>
        </w:rPr>
      </w:pPr>
      <w:ins w:id="194" w:author="Samantha Araújo" w:date="2026-09-21T13:47:00Z" w16du:dateUtc="2026-09-21T16:47:00Z">
        <w:r>
          <w:t xml:space="preserve"> Qual a rota atual que a empresa faz? </w:t>
        </w:r>
      </w:ins>
    </w:p>
    <w:p w14:paraId="2104297F" w14:textId="77777777" w:rsidR="00ED7BEA" w:rsidRDefault="00ED7BEA">
      <w:pPr>
        <w:pStyle w:val="Corpodetexto"/>
        <w:spacing w:line="376" w:lineRule="auto"/>
        <w:jc w:val="both"/>
        <w:rPr>
          <w:ins w:id="195" w:author="Samantha Araújo" w:date="2026-09-21T13:47:00Z" w16du:dateUtc="2026-09-21T16:47:00Z"/>
        </w:rPr>
      </w:pPr>
    </w:p>
    <w:p w14:paraId="0CA56640" w14:textId="0B4FF812" w:rsidR="00036C99" w:rsidRDefault="00ED7BEA" w:rsidP="00ED7BEA">
      <w:pPr>
        <w:pStyle w:val="Corpodetexto"/>
        <w:spacing w:line="376" w:lineRule="auto"/>
        <w:jc w:val="both"/>
      </w:pPr>
      <w:ins w:id="196" w:author="Samantha Araújo" w:date="2026-09-21T13:47:00Z" w16du:dateUtc="2026-09-21T16:47:00Z">
        <w:r>
          <w:lastRenderedPageBreak/>
          <w:t>O quão distante cada um desses nós estão da empresa?</w:t>
        </w:r>
      </w:ins>
    </w:p>
    <w:p w14:paraId="40505E92" w14:textId="77777777" w:rsidR="00036C99" w:rsidRDefault="004767C7">
      <w:pPr>
        <w:pStyle w:val="Corpodetexto"/>
        <w:spacing w:before="1"/>
        <w:ind w:left="140"/>
      </w:pPr>
      <w:r>
        <w:rPr>
          <w:noProof/>
        </w:rPr>
        <w:drawing>
          <wp:anchor distT="0" distB="0" distL="0" distR="0" simplePos="0" relativeHeight="487591424" behindDoc="1" locked="0" layoutInCell="1" allowOverlap="1" wp14:anchorId="5CCE4621" wp14:editId="706557DF">
            <wp:simplePos x="0" y="0"/>
            <wp:positionH relativeFrom="page">
              <wp:posOffset>1635899</wp:posOffset>
            </wp:positionH>
            <wp:positionV relativeFrom="paragraph">
              <wp:posOffset>197851</wp:posOffset>
            </wp:positionV>
            <wp:extent cx="4578667" cy="347329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4578667" cy="3473291"/>
                    </a:xfrm>
                    <a:prstGeom prst="rect">
                      <a:avLst/>
                    </a:prstGeom>
                  </pic:spPr>
                </pic:pic>
              </a:graphicData>
            </a:graphic>
          </wp:anchor>
        </w:drawing>
      </w:r>
      <w:bookmarkStart w:id="197" w:name="_bookmark0"/>
      <w:bookmarkEnd w:id="197"/>
      <w:r>
        <w:t>Figura</w:t>
      </w:r>
      <w:r>
        <w:rPr>
          <w:spacing w:val="-8"/>
        </w:rPr>
        <w:t xml:space="preserve"> </w:t>
      </w:r>
      <w:r>
        <w:t>1</w:t>
      </w:r>
      <w:r>
        <w:rPr>
          <w:spacing w:val="-8"/>
        </w:rPr>
        <w:t xml:space="preserve"> </w:t>
      </w:r>
      <w:r>
        <w:t>–</w:t>
      </w:r>
      <w:r>
        <w:rPr>
          <w:spacing w:val="-8"/>
        </w:rPr>
        <w:t xml:space="preserve"> </w:t>
      </w:r>
      <w:r>
        <w:t>Localização</w:t>
      </w:r>
      <w:r>
        <w:rPr>
          <w:spacing w:val="-8"/>
        </w:rPr>
        <w:t xml:space="preserve"> </w:t>
      </w:r>
      <w:r>
        <w:t>geográfica</w:t>
      </w:r>
      <w:r>
        <w:rPr>
          <w:spacing w:val="-8"/>
        </w:rPr>
        <w:t xml:space="preserve"> </w:t>
      </w:r>
      <w:r>
        <w:t>dos</w:t>
      </w:r>
      <w:r>
        <w:rPr>
          <w:spacing w:val="-7"/>
        </w:rPr>
        <w:t xml:space="preserve"> </w:t>
      </w:r>
      <w:r>
        <w:t>pontos</w:t>
      </w:r>
      <w:r>
        <w:rPr>
          <w:spacing w:val="-8"/>
        </w:rPr>
        <w:t xml:space="preserve"> </w:t>
      </w:r>
      <w:r>
        <w:t>com</w:t>
      </w:r>
      <w:r>
        <w:rPr>
          <w:spacing w:val="-8"/>
        </w:rPr>
        <w:t xml:space="preserve"> </w:t>
      </w:r>
      <w:r>
        <w:t>maior</w:t>
      </w:r>
      <w:r>
        <w:rPr>
          <w:spacing w:val="-8"/>
        </w:rPr>
        <w:t xml:space="preserve"> </w:t>
      </w:r>
      <w:r>
        <w:t>concentração</w:t>
      </w:r>
      <w:r>
        <w:rPr>
          <w:spacing w:val="-8"/>
        </w:rPr>
        <w:t xml:space="preserve"> </w:t>
      </w:r>
      <w:r>
        <w:t>de</w:t>
      </w:r>
      <w:r>
        <w:rPr>
          <w:spacing w:val="-7"/>
        </w:rPr>
        <w:t xml:space="preserve"> </w:t>
      </w:r>
      <w:commentRangeStart w:id="198"/>
      <w:r>
        <w:rPr>
          <w:spacing w:val="-2"/>
        </w:rPr>
        <w:t>funcionários</w:t>
      </w:r>
      <w:commentRangeEnd w:id="198"/>
      <w:r w:rsidR="00ED7BEA">
        <w:rPr>
          <w:rStyle w:val="Refdecomentrio"/>
          <w:sz w:val="24"/>
          <w:szCs w:val="24"/>
        </w:rPr>
        <w:commentReference w:id="198"/>
      </w:r>
    </w:p>
    <w:p w14:paraId="6648DF27" w14:textId="77777777" w:rsidR="00036C99" w:rsidRDefault="00036C99">
      <w:pPr>
        <w:pStyle w:val="Corpodetexto"/>
        <w:spacing w:before="12"/>
      </w:pPr>
    </w:p>
    <w:p w14:paraId="14A5CC63" w14:textId="77777777" w:rsidR="00036C99" w:rsidRDefault="004767C7">
      <w:pPr>
        <w:ind w:left="2015" w:right="2077"/>
        <w:jc w:val="center"/>
      </w:pPr>
      <w:r>
        <w:t>Fonte:</w:t>
      </w:r>
      <w:r>
        <w:rPr>
          <w:spacing w:val="3"/>
        </w:rPr>
        <w:t xml:space="preserve"> </w:t>
      </w:r>
      <w:r>
        <w:t>Autor</w:t>
      </w:r>
      <w:r>
        <w:rPr>
          <w:spacing w:val="-7"/>
        </w:rPr>
        <w:t xml:space="preserve"> </w:t>
      </w:r>
      <w:r>
        <w:rPr>
          <w:spacing w:val="-2"/>
        </w:rPr>
        <w:t>(2026)</w:t>
      </w:r>
    </w:p>
    <w:p w14:paraId="379EB70D" w14:textId="77777777" w:rsidR="00036C99" w:rsidRDefault="00036C99">
      <w:pPr>
        <w:pStyle w:val="Corpodetexto"/>
        <w:spacing w:before="112"/>
        <w:rPr>
          <w:sz w:val="22"/>
        </w:rPr>
      </w:pPr>
    </w:p>
    <w:p w14:paraId="5EE13354" w14:textId="77777777" w:rsidR="00036C99" w:rsidRDefault="004767C7">
      <w:pPr>
        <w:pStyle w:val="Ttulo1"/>
        <w:numPr>
          <w:ilvl w:val="1"/>
          <w:numId w:val="2"/>
        </w:numPr>
        <w:tabs>
          <w:tab w:val="left" w:pos="677"/>
        </w:tabs>
        <w:spacing w:before="1"/>
        <w:ind w:left="677" w:hanging="537"/>
      </w:pPr>
      <w:bookmarkStart w:id="199" w:name="Etapas_do_estudo_de_caso"/>
      <w:bookmarkEnd w:id="199"/>
      <w:r>
        <w:t>Etapas</w:t>
      </w:r>
      <w:r>
        <w:rPr>
          <w:spacing w:val="-6"/>
        </w:rPr>
        <w:t xml:space="preserve"> </w:t>
      </w:r>
      <w:r>
        <w:t>do</w:t>
      </w:r>
      <w:r>
        <w:rPr>
          <w:spacing w:val="-6"/>
        </w:rPr>
        <w:t xml:space="preserve"> </w:t>
      </w:r>
      <w:r>
        <w:t>estudo</w:t>
      </w:r>
      <w:r>
        <w:rPr>
          <w:spacing w:val="-5"/>
        </w:rPr>
        <w:t xml:space="preserve"> </w:t>
      </w:r>
      <w:r>
        <w:t>de</w:t>
      </w:r>
      <w:r>
        <w:rPr>
          <w:spacing w:val="-6"/>
        </w:rPr>
        <w:t xml:space="preserve"> </w:t>
      </w:r>
      <w:r>
        <w:rPr>
          <w:spacing w:val="-4"/>
        </w:rPr>
        <w:t>caso</w:t>
      </w:r>
    </w:p>
    <w:p w14:paraId="007B13E8" w14:textId="77777777" w:rsidR="00036C99" w:rsidRDefault="00036C99">
      <w:pPr>
        <w:pStyle w:val="Corpodetexto"/>
        <w:spacing w:before="170"/>
        <w:rPr>
          <w:b/>
        </w:rPr>
      </w:pPr>
    </w:p>
    <w:p w14:paraId="3E2DA8E2" w14:textId="301B9DC3" w:rsidR="002A3798" w:rsidRDefault="004767C7">
      <w:pPr>
        <w:pStyle w:val="Corpodetexto"/>
        <w:spacing w:line="376" w:lineRule="auto"/>
        <w:ind w:left="131" w:right="99" w:firstLine="1142"/>
        <w:jc w:val="both"/>
        <w:rPr>
          <w:ins w:id="200" w:author="Samantha Araújo" w:date="2026-09-21T19:05:00Z" w16du:dateUtc="2026-09-21T22:05:00Z"/>
        </w:rPr>
      </w:pPr>
      <w:r>
        <w:t>O</w:t>
      </w:r>
      <w:r>
        <w:rPr>
          <w:spacing w:val="-6"/>
        </w:rPr>
        <w:t xml:space="preserve"> </w:t>
      </w:r>
      <w:r>
        <w:t>desenvolvimento</w:t>
      </w:r>
      <w:r>
        <w:rPr>
          <w:spacing w:val="-6"/>
        </w:rPr>
        <w:t xml:space="preserve"> </w:t>
      </w:r>
      <w:r>
        <w:t>deste</w:t>
      </w:r>
      <w:r>
        <w:rPr>
          <w:spacing w:val="-6"/>
        </w:rPr>
        <w:t xml:space="preserve"> </w:t>
      </w:r>
      <w:r>
        <w:t>estudo</w:t>
      </w:r>
      <w:r>
        <w:rPr>
          <w:spacing w:val="-6"/>
        </w:rPr>
        <w:t xml:space="preserve"> </w:t>
      </w:r>
      <w:r>
        <w:t>de</w:t>
      </w:r>
      <w:r>
        <w:rPr>
          <w:spacing w:val="-6"/>
        </w:rPr>
        <w:t xml:space="preserve"> </w:t>
      </w:r>
      <w:r>
        <w:t>caso</w:t>
      </w:r>
      <w:r>
        <w:rPr>
          <w:spacing w:val="-6"/>
        </w:rPr>
        <w:t xml:space="preserve"> </w:t>
      </w:r>
      <w:r>
        <w:t>foi</w:t>
      </w:r>
      <w:r>
        <w:rPr>
          <w:spacing w:val="-6"/>
        </w:rPr>
        <w:t xml:space="preserve"> </w:t>
      </w:r>
      <w:r>
        <w:t>estruturado</w:t>
      </w:r>
      <w:r>
        <w:rPr>
          <w:spacing w:val="-6"/>
        </w:rPr>
        <w:t xml:space="preserve"> </w:t>
      </w:r>
      <w:r>
        <w:t>em</w:t>
      </w:r>
      <w:r>
        <w:rPr>
          <w:spacing w:val="-6"/>
        </w:rPr>
        <w:t xml:space="preserve"> </w:t>
      </w:r>
      <w:r>
        <w:t>etapas</w:t>
      </w:r>
      <w:r>
        <w:rPr>
          <w:spacing w:val="-6"/>
        </w:rPr>
        <w:t xml:space="preserve"> </w:t>
      </w:r>
      <w:r>
        <w:t>sequenciais</w:t>
      </w:r>
      <w:r w:rsidR="00D135AE">
        <w:t xml:space="preserve"> </w:t>
      </w:r>
      <w:ins w:id="201" w:author="Samantha Araújo" w:date="2026-09-21T13:48:00Z" w16du:dateUtc="2026-09-21T16:48:00Z">
        <w:r w:rsidR="00D135AE">
          <w:t>quais etapas? Especificar!</w:t>
        </w:r>
      </w:ins>
      <w:ins w:id="202" w:author="Samantha Araújo" w:date="2026-09-21T19:05:00Z" w16du:dateUtc="2026-09-21T22:05:00Z">
        <w:r w:rsidR="002A3798">
          <w:t xml:space="preserve"> Entendi que primeiro vc resolv</w:t>
        </w:r>
      </w:ins>
      <w:ins w:id="203" w:author="Samantha Araújo" w:date="2026-09-21T19:06:00Z" w16du:dateUtc="2026-09-21T22:06:00Z">
        <w:r w:rsidR="002A3798">
          <w:t>eu o problema da máxima cobertura e depois dessa decisão, vc irá resolver o problema de roteirizaçaão.</w:t>
        </w:r>
        <w:r w:rsidR="00355D4A">
          <w:t xml:space="preserve"> Se for isso, tem que deixar claro...</w:t>
        </w:r>
      </w:ins>
      <w:r>
        <w:rPr>
          <w:spacing w:val="-6"/>
        </w:rPr>
        <w:t xml:space="preserve"> </w:t>
      </w:r>
      <w:r>
        <w:t xml:space="preserve">com </w:t>
      </w:r>
      <w:r>
        <w:rPr>
          <w:spacing w:val="-2"/>
        </w:rPr>
        <w:t>o</w:t>
      </w:r>
      <w:r>
        <w:rPr>
          <w:spacing w:val="-6"/>
        </w:rPr>
        <w:t xml:space="preserve"> </w:t>
      </w:r>
      <w:r>
        <w:rPr>
          <w:spacing w:val="-2"/>
        </w:rPr>
        <w:t>objetivo</w:t>
      </w:r>
      <w:r>
        <w:rPr>
          <w:spacing w:val="-6"/>
        </w:rPr>
        <w:t xml:space="preserve"> </w:t>
      </w:r>
      <w:r>
        <w:rPr>
          <w:spacing w:val="-2"/>
        </w:rPr>
        <w:t>de</w:t>
      </w:r>
      <w:r>
        <w:rPr>
          <w:spacing w:val="-6"/>
        </w:rPr>
        <w:t xml:space="preserve"> </w:t>
      </w:r>
      <w:r>
        <w:rPr>
          <w:spacing w:val="-2"/>
        </w:rPr>
        <w:t>compreender</w:t>
      </w:r>
      <w:r>
        <w:rPr>
          <w:spacing w:val="-6"/>
        </w:rPr>
        <w:t xml:space="preserve"> </w:t>
      </w:r>
      <w:r>
        <w:rPr>
          <w:spacing w:val="-2"/>
        </w:rPr>
        <w:t>o</w:t>
      </w:r>
      <w:r>
        <w:rPr>
          <w:spacing w:val="-6"/>
        </w:rPr>
        <w:t xml:space="preserve"> </w:t>
      </w:r>
      <w:r>
        <w:rPr>
          <w:spacing w:val="-2"/>
        </w:rPr>
        <w:t>problema</w:t>
      </w:r>
      <w:r>
        <w:rPr>
          <w:spacing w:val="-6"/>
        </w:rPr>
        <w:t xml:space="preserve"> </w:t>
      </w:r>
      <w:r>
        <w:rPr>
          <w:spacing w:val="-2"/>
        </w:rPr>
        <w:t>de</w:t>
      </w:r>
      <w:r>
        <w:rPr>
          <w:spacing w:val="-6"/>
        </w:rPr>
        <w:t xml:space="preserve"> </w:t>
      </w:r>
      <w:r>
        <w:rPr>
          <w:spacing w:val="-2"/>
        </w:rPr>
        <w:t>roteamento</w:t>
      </w:r>
      <w:r>
        <w:rPr>
          <w:spacing w:val="-6"/>
        </w:rPr>
        <w:t xml:space="preserve"> </w:t>
      </w:r>
      <w:r>
        <w:rPr>
          <w:spacing w:val="-2"/>
        </w:rPr>
        <w:t>do</w:t>
      </w:r>
      <w:r>
        <w:rPr>
          <w:spacing w:val="-6"/>
        </w:rPr>
        <w:t xml:space="preserve"> </w:t>
      </w:r>
      <w:r>
        <w:rPr>
          <w:spacing w:val="-2"/>
        </w:rPr>
        <w:t>transporte</w:t>
      </w:r>
      <w:r>
        <w:rPr>
          <w:spacing w:val="-6"/>
        </w:rPr>
        <w:t xml:space="preserve"> </w:t>
      </w:r>
      <w:r>
        <w:rPr>
          <w:spacing w:val="-2"/>
        </w:rPr>
        <w:t>de</w:t>
      </w:r>
      <w:r>
        <w:rPr>
          <w:spacing w:val="-6"/>
        </w:rPr>
        <w:t xml:space="preserve"> </w:t>
      </w:r>
      <w:r>
        <w:rPr>
          <w:spacing w:val="-2"/>
        </w:rPr>
        <w:t>funcionários</w:t>
      </w:r>
      <w:r>
        <w:rPr>
          <w:spacing w:val="-6"/>
        </w:rPr>
        <w:t xml:space="preserve"> </w:t>
      </w:r>
      <w:r>
        <w:rPr>
          <w:spacing w:val="-2"/>
        </w:rPr>
        <w:t>dentro</w:t>
      </w:r>
      <w:r>
        <w:rPr>
          <w:spacing w:val="-6"/>
        </w:rPr>
        <w:t xml:space="preserve"> </w:t>
      </w:r>
      <w:r>
        <w:rPr>
          <w:spacing w:val="-2"/>
        </w:rPr>
        <w:t>de</w:t>
      </w:r>
      <w:r>
        <w:rPr>
          <w:spacing w:val="-6"/>
        </w:rPr>
        <w:t xml:space="preserve"> </w:t>
      </w:r>
      <w:r>
        <w:rPr>
          <w:spacing w:val="-2"/>
        </w:rPr>
        <w:t xml:space="preserve">um </w:t>
      </w:r>
      <w:r>
        <w:t xml:space="preserve">tempo de janela. </w:t>
      </w:r>
    </w:p>
    <w:p w14:paraId="6E98CDED" w14:textId="77777777" w:rsidR="002A3798" w:rsidRDefault="002A3798">
      <w:pPr>
        <w:pStyle w:val="Corpodetexto"/>
        <w:spacing w:line="376" w:lineRule="auto"/>
        <w:ind w:left="131" w:right="99" w:firstLine="1142"/>
        <w:jc w:val="both"/>
        <w:rPr>
          <w:ins w:id="204" w:author="Samantha Araújo" w:date="2026-09-21T19:05:00Z" w16du:dateUtc="2026-09-21T22:05:00Z"/>
        </w:rPr>
      </w:pPr>
    </w:p>
    <w:p w14:paraId="0CB75E76" w14:textId="2BD3921B" w:rsidR="00036C99" w:rsidRDefault="004767C7">
      <w:pPr>
        <w:pStyle w:val="Corpodetexto"/>
        <w:spacing w:line="376" w:lineRule="auto"/>
        <w:ind w:left="131" w:right="99" w:firstLine="1142"/>
        <w:jc w:val="both"/>
      </w:pPr>
      <w:r>
        <w:t xml:space="preserve">Inicialmente, realizou-se um levantamento bibliográfico sobre o Problema de </w:t>
      </w:r>
      <w:r>
        <w:rPr>
          <w:spacing w:val="-2"/>
        </w:rPr>
        <w:t>Localização</w:t>
      </w:r>
      <w:r>
        <w:rPr>
          <w:spacing w:val="-9"/>
        </w:rPr>
        <w:t xml:space="preserve"> </w:t>
      </w:r>
      <w:r>
        <w:rPr>
          <w:spacing w:val="-2"/>
        </w:rPr>
        <w:t>de</w:t>
      </w:r>
      <w:r>
        <w:rPr>
          <w:spacing w:val="-10"/>
        </w:rPr>
        <w:t xml:space="preserve"> </w:t>
      </w:r>
      <w:r>
        <w:rPr>
          <w:spacing w:val="-2"/>
        </w:rPr>
        <w:t>Facilidades</w:t>
      </w:r>
      <w:r>
        <w:rPr>
          <w:spacing w:val="-9"/>
        </w:rPr>
        <w:t xml:space="preserve"> </w:t>
      </w:r>
      <w:r>
        <w:rPr>
          <w:spacing w:val="-2"/>
        </w:rPr>
        <w:t>para</w:t>
      </w:r>
      <w:r>
        <w:rPr>
          <w:spacing w:val="-10"/>
        </w:rPr>
        <w:t xml:space="preserve"> </w:t>
      </w:r>
      <w:r>
        <w:rPr>
          <w:spacing w:val="-2"/>
        </w:rPr>
        <w:t>definição</w:t>
      </w:r>
      <w:r>
        <w:rPr>
          <w:spacing w:val="-9"/>
        </w:rPr>
        <w:t xml:space="preserve"> </w:t>
      </w:r>
      <w:r>
        <w:rPr>
          <w:spacing w:val="-2"/>
        </w:rPr>
        <w:t>das</w:t>
      </w:r>
      <w:r>
        <w:rPr>
          <w:spacing w:val="-10"/>
        </w:rPr>
        <w:t xml:space="preserve"> </w:t>
      </w:r>
      <w:r>
        <w:rPr>
          <w:spacing w:val="-2"/>
        </w:rPr>
        <w:t>paradas</w:t>
      </w:r>
      <w:r>
        <w:rPr>
          <w:spacing w:val="-9"/>
        </w:rPr>
        <w:t xml:space="preserve"> </w:t>
      </w:r>
      <w:r>
        <w:rPr>
          <w:spacing w:val="-2"/>
        </w:rPr>
        <w:t>que</w:t>
      </w:r>
      <w:r>
        <w:rPr>
          <w:spacing w:val="-9"/>
        </w:rPr>
        <w:t xml:space="preserve"> </w:t>
      </w:r>
      <w:r>
        <w:rPr>
          <w:spacing w:val="-2"/>
        </w:rPr>
        <w:t>atenda</w:t>
      </w:r>
      <w:r>
        <w:rPr>
          <w:spacing w:val="-10"/>
        </w:rPr>
        <w:t xml:space="preserve"> </w:t>
      </w:r>
      <w:r>
        <w:rPr>
          <w:spacing w:val="-2"/>
        </w:rPr>
        <w:t>os</w:t>
      </w:r>
      <w:r>
        <w:rPr>
          <w:spacing w:val="-9"/>
        </w:rPr>
        <w:t xml:space="preserve"> </w:t>
      </w:r>
      <w:r>
        <w:rPr>
          <w:spacing w:val="-2"/>
        </w:rPr>
        <w:t>funcionários</w:t>
      </w:r>
      <w:r>
        <w:rPr>
          <w:spacing w:val="-9"/>
        </w:rPr>
        <w:t xml:space="preserve"> </w:t>
      </w:r>
      <w:r>
        <w:rPr>
          <w:spacing w:val="-2"/>
        </w:rPr>
        <w:t>em</w:t>
      </w:r>
      <w:r>
        <w:rPr>
          <w:spacing w:val="-10"/>
        </w:rPr>
        <w:t xml:space="preserve"> </w:t>
      </w:r>
      <w:r>
        <w:rPr>
          <w:spacing w:val="-2"/>
        </w:rPr>
        <w:t>cada</w:t>
      </w:r>
      <w:r>
        <w:rPr>
          <w:spacing w:val="-9"/>
        </w:rPr>
        <w:t xml:space="preserve"> </w:t>
      </w:r>
      <w:r>
        <w:rPr>
          <w:spacing w:val="-2"/>
        </w:rPr>
        <w:t xml:space="preserve">bairro. </w:t>
      </w:r>
      <w:r>
        <w:t>Além</w:t>
      </w:r>
      <w:r>
        <w:rPr>
          <w:spacing w:val="-15"/>
        </w:rPr>
        <w:t xml:space="preserve"> </w:t>
      </w:r>
      <w:r>
        <w:t>disso,</w:t>
      </w:r>
      <w:r>
        <w:rPr>
          <w:spacing w:val="-15"/>
        </w:rPr>
        <w:t xml:space="preserve"> </w:t>
      </w:r>
      <w:r>
        <w:t>foi</w:t>
      </w:r>
      <w:r>
        <w:rPr>
          <w:spacing w:val="-15"/>
        </w:rPr>
        <w:t xml:space="preserve"> </w:t>
      </w:r>
      <w:r>
        <w:t>aprofundando</w:t>
      </w:r>
      <w:r>
        <w:rPr>
          <w:spacing w:val="-15"/>
        </w:rPr>
        <w:t xml:space="preserve"> </w:t>
      </w:r>
      <w:r>
        <w:t>os</w:t>
      </w:r>
      <w:r>
        <w:rPr>
          <w:spacing w:val="-15"/>
        </w:rPr>
        <w:t xml:space="preserve"> </w:t>
      </w:r>
      <w:r>
        <w:t>estudos</w:t>
      </w:r>
      <w:r>
        <w:rPr>
          <w:spacing w:val="-15"/>
        </w:rPr>
        <w:t xml:space="preserve"> </w:t>
      </w:r>
      <w:r>
        <w:t>no</w:t>
      </w:r>
      <w:r>
        <w:rPr>
          <w:spacing w:val="-15"/>
        </w:rPr>
        <w:t xml:space="preserve"> </w:t>
      </w:r>
      <w:r>
        <w:t>Problema</w:t>
      </w:r>
      <w:r>
        <w:rPr>
          <w:spacing w:val="-15"/>
        </w:rPr>
        <w:t xml:space="preserve"> </w:t>
      </w:r>
      <w:r>
        <w:t>de</w:t>
      </w:r>
      <w:r>
        <w:rPr>
          <w:spacing w:val="-15"/>
        </w:rPr>
        <w:t xml:space="preserve"> </w:t>
      </w:r>
      <w:r>
        <w:t>Roteamento</w:t>
      </w:r>
      <w:r>
        <w:rPr>
          <w:spacing w:val="-15"/>
        </w:rPr>
        <w:t xml:space="preserve"> </w:t>
      </w:r>
      <w:r>
        <w:t>de</w:t>
      </w:r>
      <w:r>
        <w:rPr>
          <w:spacing w:val="-15"/>
        </w:rPr>
        <w:t xml:space="preserve"> </w:t>
      </w:r>
      <w:r>
        <w:t>Veículos</w:t>
      </w:r>
      <w:r>
        <w:rPr>
          <w:spacing w:val="-15"/>
        </w:rPr>
        <w:t xml:space="preserve"> </w:t>
      </w:r>
      <w:r>
        <w:t>com</w:t>
      </w:r>
      <w:r>
        <w:rPr>
          <w:spacing w:val="-15"/>
        </w:rPr>
        <w:t xml:space="preserve"> </w:t>
      </w:r>
      <w:r>
        <w:t>Janela</w:t>
      </w:r>
      <w:r>
        <w:rPr>
          <w:spacing w:val="-15"/>
        </w:rPr>
        <w:t xml:space="preserve"> </w:t>
      </w:r>
      <w:r>
        <w:t>de Tempo, abordando conceitos relacionados, as restrições de capacidade e janelas de tempo.</w:t>
      </w:r>
    </w:p>
    <w:p w14:paraId="71AF8AAA" w14:textId="659B0AE3" w:rsidR="00036C99" w:rsidRDefault="004767C7">
      <w:pPr>
        <w:pStyle w:val="Corpodetexto"/>
        <w:spacing w:before="1" w:line="376" w:lineRule="auto"/>
        <w:ind w:left="140" w:right="141" w:firstLine="1133"/>
        <w:jc w:val="both"/>
      </w:pPr>
      <w:r>
        <w:t>Posteriormente, foi realizada a caracterização do problema em estudo por meio da coleta de dados na empresa analisada.</w:t>
      </w:r>
      <w:r>
        <w:rPr>
          <w:spacing w:val="40"/>
        </w:rPr>
        <w:t xml:space="preserve"> </w:t>
      </w:r>
      <w:r>
        <w:t xml:space="preserve">Nessa etapa, identificaram-se primeiramente o ponto </w:t>
      </w:r>
      <w:r>
        <w:rPr>
          <w:spacing w:val="-2"/>
        </w:rPr>
        <w:t>inicial</w:t>
      </w:r>
      <w:r>
        <w:rPr>
          <w:spacing w:val="-13"/>
        </w:rPr>
        <w:t xml:space="preserve"> </w:t>
      </w:r>
      <w:r>
        <w:rPr>
          <w:spacing w:val="-2"/>
        </w:rPr>
        <w:t>e</w:t>
      </w:r>
      <w:r>
        <w:rPr>
          <w:spacing w:val="-13"/>
        </w:rPr>
        <w:t xml:space="preserve"> </w:t>
      </w:r>
      <w:r>
        <w:rPr>
          <w:spacing w:val="-2"/>
        </w:rPr>
        <w:t>final</w:t>
      </w:r>
      <w:r>
        <w:rPr>
          <w:spacing w:val="-13"/>
        </w:rPr>
        <w:t xml:space="preserve"> </w:t>
      </w:r>
      <w:r>
        <w:rPr>
          <w:spacing w:val="-2"/>
        </w:rPr>
        <w:t>de</w:t>
      </w:r>
      <w:r>
        <w:rPr>
          <w:spacing w:val="-13"/>
        </w:rPr>
        <w:t xml:space="preserve"> </w:t>
      </w:r>
      <w:r>
        <w:rPr>
          <w:spacing w:val="-2"/>
        </w:rPr>
        <w:t>partida,</w:t>
      </w:r>
      <w:r>
        <w:rPr>
          <w:spacing w:val="-12"/>
        </w:rPr>
        <w:t xml:space="preserve"> </w:t>
      </w:r>
      <w:commentRangeStart w:id="205"/>
      <w:r>
        <w:rPr>
          <w:spacing w:val="-2"/>
        </w:rPr>
        <w:t>horários</w:t>
      </w:r>
      <w:r>
        <w:rPr>
          <w:spacing w:val="-13"/>
        </w:rPr>
        <w:t xml:space="preserve"> </w:t>
      </w:r>
      <w:r>
        <w:rPr>
          <w:spacing w:val="-2"/>
        </w:rPr>
        <w:t>disponível</w:t>
      </w:r>
      <w:r>
        <w:rPr>
          <w:spacing w:val="-13"/>
        </w:rPr>
        <w:t xml:space="preserve"> </w:t>
      </w:r>
      <w:commentRangeEnd w:id="205"/>
      <w:r w:rsidR="00355D4A">
        <w:rPr>
          <w:rStyle w:val="Refdecomentrio"/>
          <w:spacing w:val="-2"/>
          <w:sz w:val="24"/>
          <w:szCs w:val="24"/>
        </w:rPr>
        <w:commentReference w:id="205"/>
      </w:r>
      <w:r>
        <w:rPr>
          <w:spacing w:val="-2"/>
        </w:rPr>
        <w:t>para</w:t>
      </w:r>
      <w:r>
        <w:rPr>
          <w:spacing w:val="-13"/>
        </w:rPr>
        <w:t xml:space="preserve"> </w:t>
      </w:r>
      <w:r>
        <w:rPr>
          <w:spacing w:val="-2"/>
        </w:rPr>
        <w:t>realização</w:t>
      </w:r>
      <w:r>
        <w:rPr>
          <w:spacing w:val="-12"/>
        </w:rPr>
        <w:t xml:space="preserve"> </w:t>
      </w:r>
      <w:r>
        <w:rPr>
          <w:spacing w:val="-2"/>
        </w:rPr>
        <w:t>das</w:t>
      </w:r>
      <w:r>
        <w:rPr>
          <w:spacing w:val="-13"/>
        </w:rPr>
        <w:t xml:space="preserve"> </w:t>
      </w:r>
      <w:r>
        <w:rPr>
          <w:spacing w:val="-2"/>
        </w:rPr>
        <w:t>rotas</w:t>
      </w:r>
      <w:ins w:id="206" w:author="Samantha Araújo" w:date="2026-09-21T19:07:00Z" w16du:dateUtc="2026-09-21T22:07:00Z">
        <w:r w:rsidR="00355D4A">
          <w:rPr>
            <w:spacing w:val="-2"/>
          </w:rPr>
          <w:t xml:space="preserve"> (quais são? Isso são os ai e bi da formulação?)</w:t>
        </w:r>
      </w:ins>
      <w:r>
        <w:rPr>
          <w:spacing w:val="-2"/>
        </w:rPr>
        <w:t>,</w:t>
      </w:r>
      <w:r>
        <w:rPr>
          <w:spacing w:val="-12"/>
        </w:rPr>
        <w:t xml:space="preserve"> </w:t>
      </w:r>
      <w:r>
        <w:rPr>
          <w:spacing w:val="-2"/>
        </w:rPr>
        <w:t>quantidade</w:t>
      </w:r>
      <w:r>
        <w:rPr>
          <w:spacing w:val="-13"/>
        </w:rPr>
        <w:t xml:space="preserve"> </w:t>
      </w:r>
      <w:r>
        <w:rPr>
          <w:spacing w:val="-2"/>
        </w:rPr>
        <w:t>de</w:t>
      </w:r>
      <w:r>
        <w:rPr>
          <w:spacing w:val="-13"/>
        </w:rPr>
        <w:t xml:space="preserve"> </w:t>
      </w:r>
      <w:r>
        <w:rPr>
          <w:spacing w:val="-2"/>
        </w:rPr>
        <w:t xml:space="preserve">funcionários </w:t>
      </w:r>
      <w:r>
        <w:t>propícios a usar o ônibus de rota</w:t>
      </w:r>
      <w:ins w:id="207" w:author="Samantha Araújo" w:date="2026-09-21T13:49:00Z" w16du:dateUtc="2026-09-21T16:49:00Z">
        <w:r w:rsidR="005D6B29">
          <w:t xml:space="preserve">, descreva como a rota atual é </w:t>
        </w:r>
        <w:r w:rsidR="00A94F86">
          <w:t>realizada</w:t>
        </w:r>
      </w:ins>
      <w:r>
        <w:t>.</w:t>
      </w:r>
      <w:r>
        <w:rPr>
          <w:spacing w:val="40"/>
        </w:rPr>
        <w:t xml:space="preserve"> </w:t>
      </w:r>
      <w:r>
        <w:t xml:space="preserve">Além disso, as principais limitações do sistema atual de </w:t>
      </w:r>
      <w:r>
        <w:rPr>
          <w:spacing w:val="-2"/>
        </w:rPr>
        <w:t>transporte</w:t>
      </w:r>
      <w:r>
        <w:rPr>
          <w:spacing w:val="-12"/>
        </w:rPr>
        <w:t xml:space="preserve"> </w:t>
      </w:r>
      <w:r>
        <w:rPr>
          <w:spacing w:val="-2"/>
        </w:rPr>
        <w:t>de</w:t>
      </w:r>
      <w:r>
        <w:rPr>
          <w:spacing w:val="-12"/>
        </w:rPr>
        <w:t xml:space="preserve"> </w:t>
      </w:r>
      <w:r>
        <w:rPr>
          <w:spacing w:val="-2"/>
        </w:rPr>
        <w:t>funcionários</w:t>
      </w:r>
      <w:r>
        <w:rPr>
          <w:spacing w:val="-12"/>
        </w:rPr>
        <w:t xml:space="preserve"> </w:t>
      </w:r>
      <w:r>
        <w:rPr>
          <w:spacing w:val="-2"/>
        </w:rPr>
        <w:t>obtendo</w:t>
      </w:r>
      <w:r>
        <w:rPr>
          <w:spacing w:val="-12"/>
        </w:rPr>
        <w:t xml:space="preserve"> </w:t>
      </w:r>
      <w:r>
        <w:rPr>
          <w:spacing w:val="-2"/>
        </w:rPr>
        <w:t>a</w:t>
      </w:r>
      <w:r>
        <w:rPr>
          <w:spacing w:val="-12"/>
        </w:rPr>
        <w:t xml:space="preserve"> </w:t>
      </w:r>
      <w:r>
        <w:rPr>
          <w:spacing w:val="-2"/>
        </w:rPr>
        <w:t>quantidade</w:t>
      </w:r>
      <w:r>
        <w:rPr>
          <w:spacing w:val="-12"/>
        </w:rPr>
        <w:t xml:space="preserve"> </w:t>
      </w:r>
      <w:r>
        <w:rPr>
          <w:spacing w:val="-2"/>
        </w:rPr>
        <w:t>de</w:t>
      </w:r>
      <w:r>
        <w:rPr>
          <w:spacing w:val="-12"/>
        </w:rPr>
        <w:t xml:space="preserve"> </w:t>
      </w:r>
      <w:r>
        <w:rPr>
          <w:spacing w:val="-2"/>
        </w:rPr>
        <w:t>ônibus</w:t>
      </w:r>
      <w:r>
        <w:rPr>
          <w:spacing w:val="-12"/>
        </w:rPr>
        <w:t xml:space="preserve"> </w:t>
      </w:r>
      <w:r>
        <w:rPr>
          <w:spacing w:val="-2"/>
        </w:rPr>
        <w:t>disponível</w:t>
      </w:r>
      <w:r>
        <w:rPr>
          <w:spacing w:val="-12"/>
        </w:rPr>
        <w:t xml:space="preserve"> </w:t>
      </w:r>
      <w:r>
        <w:rPr>
          <w:spacing w:val="-2"/>
        </w:rPr>
        <w:t>pela</w:t>
      </w:r>
      <w:r>
        <w:rPr>
          <w:spacing w:val="-12"/>
        </w:rPr>
        <w:t xml:space="preserve"> </w:t>
      </w:r>
      <w:r>
        <w:rPr>
          <w:spacing w:val="-2"/>
        </w:rPr>
        <w:t>empresa,</w:t>
      </w:r>
      <w:r>
        <w:rPr>
          <w:spacing w:val="-11"/>
        </w:rPr>
        <w:t xml:space="preserve"> </w:t>
      </w:r>
      <w:r>
        <w:rPr>
          <w:spacing w:val="-2"/>
        </w:rPr>
        <w:t>a</w:t>
      </w:r>
      <w:r>
        <w:rPr>
          <w:spacing w:val="-12"/>
        </w:rPr>
        <w:t xml:space="preserve"> </w:t>
      </w:r>
      <w:r>
        <w:rPr>
          <w:spacing w:val="-2"/>
        </w:rPr>
        <w:t xml:space="preserve">capacidade </w:t>
      </w:r>
      <w:r>
        <w:t>de</w:t>
      </w:r>
      <w:r>
        <w:rPr>
          <w:spacing w:val="-2"/>
        </w:rPr>
        <w:t xml:space="preserve"> </w:t>
      </w:r>
      <w:r>
        <w:t>cada</w:t>
      </w:r>
      <w:r>
        <w:rPr>
          <w:spacing w:val="-2"/>
        </w:rPr>
        <w:t xml:space="preserve"> </w:t>
      </w:r>
      <w:r>
        <w:t>ônibus,</w:t>
      </w:r>
      <w:r>
        <w:rPr>
          <w:spacing w:val="-2"/>
        </w:rPr>
        <w:t xml:space="preserve"> </w:t>
      </w:r>
      <w:r>
        <w:t>identificação</w:t>
      </w:r>
      <w:r>
        <w:rPr>
          <w:spacing w:val="-2"/>
        </w:rPr>
        <w:t xml:space="preserve"> </w:t>
      </w:r>
      <w:r>
        <w:t>de</w:t>
      </w:r>
      <w:r>
        <w:rPr>
          <w:spacing w:val="-2"/>
        </w:rPr>
        <w:t xml:space="preserve"> </w:t>
      </w:r>
      <w:r>
        <w:t>localização</w:t>
      </w:r>
      <w:r>
        <w:rPr>
          <w:spacing w:val="-2"/>
        </w:rPr>
        <w:t xml:space="preserve"> </w:t>
      </w:r>
      <w:r>
        <w:t>residencial</w:t>
      </w:r>
      <w:r>
        <w:rPr>
          <w:spacing w:val="-2"/>
        </w:rPr>
        <w:t xml:space="preserve"> </w:t>
      </w:r>
      <w:r>
        <w:t>de</w:t>
      </w:r>
      <w:r>
        <w:rPr>
          <w:spacing w:val="-2"/>
        </w:rPr>
        <w:t xml:space="preserve"> </w:t>
      </w:r>
      <w:r>
        <w:t>cada</w:t>
      </w:r>
      <w:r>
        <w:rPr>
          <w:spacing w:val="-2"/>
        </w:rPr>
        <w:t xml:space="preserve"> </w:t>
      </w:r>
      <w:r>
        <w:t>funcionário. Ressalta-se</w:t>
      </w:r>
      <w:r>
        <w:rPr>
          <w:spacing w:val="-2"/>
        </w:rPr>
        <w:t xml:space="preserve"> </w:t>
      </w:r>
      <w:r>
        <w:t>que</w:t>
      </w:r>
      <w:r>
        <w:rPr>
          <w:spacing w:val="-2"/>
        </w:rPr>
        <w:t xml:space="preserve"> </w:t>
      </w:r>
      <w:r>
        <w:t xml:space="preserve">a coleta de </w:t>
      </w:r>
      <w:r>
        <w:lastRenderedPageBreak/>
        <w:t xml:space="preserve">dados foi realizada </w:t>
      </w:r>
      <w:commentRangeStart w:id="208"/>
      <w:r>
        <w:t xml:space="preserve">diretamente de forma anônima </w:t>
      </w:r>
      <w:commentRangeEnd w:id="208"/>
      <w:r w:rsidR="00A94F86">
        <w:rPr>
          <w:rStyle w:val="Refdecomentrio"/>
          <w:sz w:val="24"/>
          <w:szCs w:val="24"/>
        </w:rPr>
        <w:commentReference w:id="208"/>
      </w:r>
      <w:r>
        <w:t>com a empresa de estudo.</w:t>
      </w:r>
    </w:p>
    <w:p w14:paraId="34A6B0E3" w14:textId="51FD3385" w:rsidR="00036C99" w:rsidRDefault="004767C7" w:rsidP="00522B80">
      <w:pPr>
        <w:pStyle w:val="Corpodetexto"/>
        <w:spacing w:line="376" w:lineRule="auto"/>
        <w:ind w:left="140" w:right="141" w:firstLine="1133"/>
        <w:jc w:val="both"/>
      </w:pPr>
      <w:r>
        <w:t>Após</w:t>
      </w:r>
      <w:r>
        <w:rPr>
          <w:spacing w:val="-9"/>
        </w:rPr>
        <w:t xml:space="preserve"> </w:t>
      </w:r>
      <w:r>
        <w:t>a</w:t>
      </w:r>
      <w:r>
        <w:rPr>
          <w:spacing w:val="-9"/>
        </w:rPr>
        <w:t xml:space="preserve"> </w:t>
      </w:r>
      <w:r>
        <w:t>realização</w:t>
      </w:r>
      <w:r>
        <w:rPr>
          <w:spacing w:val="-9"/>
        </w:rPr>
        <w:t xml:space="preserve"> </w:t>
      </w:r>
      <w:r>
        <w:t>da</w:t>
      </w:r>
      <w:r>
        <w:rPr>
          <w:spacing w:val="-9"/>
        </w:rPr>
        <w:t xml:space="preserve"> </w:t>
      </w:r>
      <w:del w:id="209" w:author="Samantha Araújo" w:date="2026-09-21T13:50:00Z" w16du:dateUtc="2026-09-21T16:50:00Z">
        <w:r w:rsidDel="00522B80">
          <w:delText>captação</w:delText>
        </w:r>
        <w:r w:rsidDel="00522B80">
          <w:rPr>
            <w:spacing w:val="-9"/>
          </w:rPr>
          <w:delText xml:space="preserve"> </w:delText>
        </w:r>
      </w:del>
      <w:ins w:id="210" w:author="Samantha Araújo" w:date="2026-09-21T13:50:00Z" w16du:dateUtc="2026-09-21T16:50:00Z">
        <w:r w:rsidR="00522B80">
          <w:t>coleta</w:t>
        </w:r>
        <w:r w:rsidR="00522B80">
          <w:rPr>
            <w:spacing w:val="-9"/>
          </w:rPr>
          <w:t xml:space="preserve"> </w:t>
        </w:r>
      </w:ins>
      <w:r>
        <w:t>d</w:t>
      </w:r>
      <w:ins w:id="211" w:author="Samantha Araújo" w:date="2026-09-21T13:50:00Z" w16du:dateUtc="2026-09-21T16:50:00Z">
        <w:r w:rsidR="007E31ED">
          <w:t>os</w:t>
        </w:r>
      </w:ins>
      <w:del w:id="212" w:author="Samantha Araújo" w:date="2026-09-21T13:50:00Z" w16du:dateUtc="2026-09-21T16:50:00Z">
        <w:r w:rsidDel="007E31ED">
          <w:delText>e</w:delText>
        </w:r>
      </w:del>
      <w:r>
        <w:rPr>
          <w:spacing w:val="-9"/>
        </w:rPr>
        <w:t xml:space="preserve"> </w:t>
      </w:r>
      <w:r>
        <w:t>dados,</w:t>
      </w:r>
      <w:r>
        <w:rPr>
          <w:spacing w:val="-9"/>
        </w:rPr>
        <w:t xml:space="preserve"> </w:t>
      </w:r>
      <w:r>
        <w:t>realizou-se</w:t>
      </w:r>
      <w:r>
        <w:rPr>
          <w:spacing w:val="-9"/>
        </w:rPr>
        <w:t xml:space="preserve"> </w:t>
      </w:r>
      <w:r>
        <w:t>a</w:t>
      </w:r>
      <w:r>
        <w:rPr>
          <w:spacing w:val="-9"/>
        </w:rPr>
        <w:t xml:space="preserve"> </w:t>
      </w:r>
      <w:r>
        <w:t>organização</w:t>
      </w:r>
      <w:r>
        <w:rPr>
          <w:spacing w:val="-9"/>
        </w:rPr>
        <w:t xml:space="preserve"> </w:t>
      </w:r>
      <w:r>
        <w:t>e</w:t>
      </w:r>
      <w:r>
        <w:rPr>
          <w:spacing w:val="-9"/>
        </w:rPr>
        <w:t xml:space="preserve"> </w:t>
      </w:r>
      <w:r>
        <w:t>tratamento</w:t>
      </w:r>
      <w:r>
        <w:rPr>
          <w:spacing w:val="-9"/>
        </w:rPr>
        <w:t xml:space="preserve"> </w:t>
      </w:r>
      <w:r>
        <w:t>dos dados.</w:t>
      </w:r>
      <w:r>
        <w:rPr>
          <w:spacing w:val="2"/>
        </w:rPr>
        <w:t xml:space="preserve"> </w:t>
      </w:r>
      <w:r>
        <w:t>Foram</w:t>
      </w:r>
      <w:r>
        <w:rPr>
          <w:spacing w:val="-9"/>
        </w:rPr>
        <w:t xml:space="preserve"> </w:t>
      </w:r>
      <w:r>
        <w:t>obtidas</w:t>
      </w:r>
      <w:r>
        <w:rPr>
          <w:spacing w:val="-9"/>
        </w:rPr>
        <w:t xml:space="preserve"> </w:t>
      </w:r>
      <w:r>
        <w:t>as</w:t>
      </w:r>
      <w:r>
        <w:rPr>
          <w:spacing w:val="-9"/>
        </w:rPr>
        <w:t xml:space="preserve"> </w:t>
      </w:r>
      <w:r>
        <w:t>coordenadas</w:t>
      </w:r>
      <w:r>
        <w:rPr>
          <w:spacing w:val="-9"/>
        </w:rPr>
        <w:t xml:space="preserve"> </w:t>
      </w:r>
      <w:r>
        <w:t>geográficas</w:t>
      </w:r>
      <w:r>
        <w:rPr>
          <w:spacing w:val="-9"/>
        </w:rPr>
        <w:t xml:space="preserve"> </w:t>
      </w:r>
      <w:r>
        <w:t>das</w:t>
      </w:r>
      <w:r>
        <w:rPr>
          <w:spacing w:val="-9"/>
        </w:rPr>
        <w:t xml:space="preserve"> </w:t>
      </w:r>
      <w:r>
        <w:t>residências</w:t>
      </w:r>
      <w:r>
        <w:rPr>
          <w:spacing w:val="-10"/>
        </w:rPr>
        <w:t xml:space="preserve"> </w:t>
      </w:r>
      <w:r>
        <w:t>dos</w:t>
      </w:r>
      <w:r>
        <w:rPr>
          <w:spacing w:val="-9"/>
        </w:rPr>
        <w:t xml:space="preserve"> </w:t>
      </w:r>
      <w:r>
        <w:t>funcionários,</w:t>
      </w:r>
      <w:r>
        <w:rPr>
          <w:spacing w:val="-9"/>
        </w:rPr>
        <w:t xml:space="preserve"> </w:t>
      </w:r>
      <w:r>
        <w:t>da</w:t>
      </w:r>
      <w:r>
        <w:rPr>
          <w:spacing w:val="-9"/>
        </w:rPr>
        <w:t xml:space="preserve"> </w:t>
      </w:r>
      <w:r>
        <w:rPr>
          <w:spacing w:val="-2"/>
        </w:rPr>
        <w:t>empresa</w:t>
      </w:r>
      <w:r w:rsidR="00522B80">
        <w:t xml:space="preserve"> </w:t>
      </w:r>
      <w:r>
        <w:t>e dos possíveis locais de embarque, sendo essas informações organizadas em planilhas</w:t>
      </w:r>
      <w:ins w:id="213" w:author="Samantha Araújo" w:date="2026-09-21T13:51:00Z" w16du:dateUtc="2026-09-21T16:51:00Z">
        <w:r w:rsidR="007E31ED">
          <w:t>, qual software? Disponibilize essas planihas para a banca.</w:t>
        </w:r>
      </w:ins>
      <w:r>
        <w:t>.</w:t>
      </w:r>
      <w:r>
        <w:rPr>
          <w:spacing w:val="40"/>
        </w:rPr>
        <w:t xml:space="preserve"> </w:t>
      </w:r>
      <w:r>
        <w:t>A partir</w:t>
      </w:r>
      <w:r>
        <w:rPr>
          <w:spacing w:val="-15"/>
        </w:rPr>
        <w:t xml:space="preserve"> </w:t>
      </w:r>
      <w:r>
        <w:t>desses</w:t>
      </w:r>
      <w:r>
        <w:rPr>
          <w:spacing w:val="-15"/>
        </w:rPr>
        <w:t xml:space="preserve"> </w:t>
      </w:r>
      <w:r>
        <w:t>dados,</w:t>
      </w:r>
      <w:r>
        <w:rPr>
          <w:spacing w:val="-15"/>
        </w:rPr>
        <w:t xml:space="preserve"> </w:t>
      </w:r>
      <w:r>
        <w:t>foram</w:t>
      </w:r>
      <w:r>
        <w:rPr>
          <w:spacing w:val="-15"/>
        </w:rPr>
        <w:t xml:space="preserve"> </w:t>
      </w:r>
      <w:r>
        <w:t>calculadas</w:t>
      </w:r>
      <w:r>
        <w:rPr>
          <w:spacing w:val="-15"/>
        </w:rPr>
        <w:t xml:space="preserve"> </w:t>
      </w:r>
      <w:r>
        <w:t>as</w:t>
      </w:r>
      <w:r>
        <w:rPr>
          <w:spacing w:val="-15"/>
        </w:rPr>
        <w:t xml:space="preserve"> </w:t>
      </w:r>
      <w:r>
        <w:t>distâncias</w:t>
      </w:r>
      <w:r>
        <w:rPr>
          <w:spacing w:val="-15"/>
        </w:rPr>
        <w:t xml:space="preserve"> </w:t>
      </w:r>
      <w:r>
        <w:t>entre</w:t>
      </w:r>
      <w:r>
        <w:rPr>
          <w:spacing w:val="-15"/>
        </w:rPr>
        <w:t xml:space="preserve"> </w:t>
      </w:r>
      <w:r>
        <w:t>os</w:t>
      </w:r>
      <w:r>
        <w:rPr>
          <w:spacing w:val="-15"/>
        </w:rPr>
        <w:t xml:space="preserve"> </w:t>
      </w:r>
      <w:r>
        <w:t>funcionários</w:t>
      </w:r>
      <w:r>
        <w:rPr>
          <w:spacing w:val="-15"/>
        </w:rPr>
        <w:t xml:space="preserve"> </w:t>
      </w:r>
      <w:r>
        <w:t>e</w:t>
      </w:r>
      <w:r>
        <w:rPr>
          <w:spacing w:val="-15"/>
        </w:rPr>
        <w:t xml:space="preserve"> </w:t>
      </w:r>
      <w:r>
        <w:t>as</w:t>
      </w:r>
      <w:r>
        <w:rPr>
          <w:spacing w:val="-15"/>
        </w:rPr>
        <w:t xml:space="preserve"> </w:t>
      </w:r>
      <w:r>
        <w:t>paradas</w:t>
      </w:r>
      <w:r>
        <w:rPr>
          <w:spacing w:val="-15"/>
        </w:rPr>
        <w:t xml:space="preserve"> </w:t>
      </w:r>
      <w:r>
        <w:t>candidatas, possibilitando a construção da matriz de cobertura utilizada pelo modelo de localização.</w:t>
      </w:r>
    </w:p>
    <w:p w14:paraId="79DCCDC7" w14:textId="5CD5CD98" w:rsidR="00036C99" w:rsidRDefault="004767C7">
      <w:pPr>
        <w:pStyle w:val="Corpodetexto"/>
        <w:spacing w:before="1" w:line="376" w:lineRule="auto"/>
        <w:ind w:left="140" w:right="101" w:firstLine="1133"/>
        <w:jc w:val="both"/>
      </w:pPr>
      <w:del w:id="214" w:author="Samantha Araújo" w:date="2026-09-21T13:51:00Z" w16du:dateUtc="2026-09-21T16:51:00Z">
        <w:r w:rsidDel="007E31ED">
          <w:delText>Subsequentemente</w:delText>
        </w:r>
      </w:del>
      <w:ins w:id="215" w:author="Samantha Araújo" w:date="2026-09-21T13:51:00Z" w16du:dateUtc="2026-09-21T16:51:00Z">
        <w:r w:rsidR="007E31ED">
          <w:t>Logo em seguida</w:t>
        </w:r>
      </w:ins>
      <w:r>
        <w:t>, foi formulado o modelo matemático do Problema de Máxima Cobertura,</w:t>
      </w:r>
      <w:r>
        <w:rPr>
          <w:spacing w:val="-12"/>
        </w:rPr>
        <w:t xml:space="preserve"> </w:t>
      </w:r>
      <w:r>
        <w:t>definindo-se</w:t>
      </w:r>
      <w:r>
        <w:rPr>
          <w:spacing w:val="-12"/>
        </w:rPr>
        <w:t xml:space="preserve"> </w:t>
      </w:r>
      <w:r>
        <w:t>os</w:t>
      </w:r>
      <w:r>
        <w:rPr>
          <w:spacing w:val="-12"/>
        </w:rPr>
        <w:t xml:space="preserve"> </w:t>
      </w:r>
      <w:r>
        <w:t>conjuntos,</w:t>
      </w:r>
      <w:r>
        <w:rPr>
          <w:spacing w:val="-12"/>
        </w:rPr>
        <w:t xml:space="preserve"> </w:t>
      </w:r>
      <w:r>
        <w:t>parâmetros,</w:t>
      </w:r>
      <w:r>
        <w:rPr>
          <w:spacing w:val="-12"/>
        </w:rPr>
        <w:t xml:space="preserve"> </w:t>
      </w:r>
      <w:r>
        <w:t>variáveis</w:t>
      </w:r>
      <w:r>
        <w:rPr>
          <w:spacing w:val="-12"/>
        </w:rPr>
        <w:t xml:space="preserve"> </w:t>
      </w:r>
      <w:r>
        <w:t>de</w:t>
      </w:r>
      <w:r>
        <w:rPr>
          <w:spacing w:val="-12"/>
        </w:rPr>
        <w:t xml:space="preserve"> </w:t>
      </w:r>
      <w:r>
        <w:t>decisão,</w:t>
      </w:r>
      <w:r>
        <w:rPr>
          <w:spacing w:val="-12"/>
        </w:rPr>
        <w:t xml:space="preserve"> </w:t>
      </w:r>
      <w:r>
        <w:t>função</w:t>
      </w:r>
      <w:r>
        <w:rPr>
          <w:spacing w:val="-12"/>
        </w:rPr>
        <w:t xml:space="preserve"> </w:t>
      </w:r>
      <w:r>
        <w:t>objetivo</w:t>
      </w:r>
      <w:r>
        <w:rPr>
          <w:spacing w:val="-12"/>
        </w:rPr>
        <w:t xml:space="preserve"> </w:t>
      </w:r>
      <w:r>
        <w:t>e</w:t>
      </w:r>
      <w:r>
        <w:rPr>
          <w:spacing w:val="-12"/>
        </w:rPr>
        <w:t xml:space="preserve"> </w:t>
      </w:r>
      <w:r>
        <w:t>restri-ções.</w:t>
      </w:r>
      <w:r>
        <w:rPr>
          <w:spacing w:val="-15"/>
        </w:rPr>
        <w:t xml:space="preserve"> </w:t>
      </w:r>
      <w:r>
        <w:t>Sendo</w:t>
      </w:r>
      <w:r>
        <w:rPr>
          <w:spacing w:val="-15"/>
        </w:rPr>
        <w:t xml:space="preserve"> </w:t>
      </w:r>
      <w:r>
        <w:t>implementado</w:t>
      </w:r>
      <w:r>
        <w:rPr>
          <w:spacing w:val="-15"/>
        </w:rPr>
        <w:t xml:space="preserve"> </w:t>
      </w:r>
      <w:r>
        <w:t>computacionalmente</w:t>
      </w:r>
      <w:r>
        <w:rPr>
          <w:spacing w:val="-15"/>
        </w:rPr>
        <w:t xml:space="preserve"> </w:t>
      </w:r>
      <w:r>
        <w:t>utilizando</w:t>
      </w:r>
      <w:r>
        <w:rPr>
          <w:spacing w:val="-15"/>
        </w:rPr>
        <w:t xml:space="preserve"> </w:t>
      </w:r>
      <w:r>
        <w:t>a</w:t>
      </w:r>
      <w:r>
        <w:rPr>
          <w:spacing w:val="-15"/>
        </w:rPr>
        <w:t xml:space="preserve"> </w:t>
      </w:r>
      <w:r>
        <w:t>linguagem</w:t>
      </w:r>
      <w:r>
        <w:rPr>
          <w:spacing w:val="-15"/>
        </w:rPr>
        <w:t xml:space="preserve"> </w:t>
      </w:r>
      <w:r>
        <w:t>de</w:t>
      </w:r>
      <w:r>
        <w:rPr>
          <w:spacing w:val="-15"/>
        </w:rPr>
        <w:t xml:space="preserve"> </w:t>
      </w:r>
      <w:r>
        <w:t>programação</w:t>
      </w:r>
      <w:r>
        <w:rPr>
          <w:spacing w:val="-15"/>
        </w:rPr>
        <w:t xml:space="preserve"> </w:t>
      </w:r>
      <w:r>
        <w:t>Python</w:t>
      </w:r>
      <w:ins w:id="216" w:author="Samantha Araújo" w:date="2026-09-21T13:52:00Z" w16du:dateUtc="2026-09-21T16:52:00Z">
        <w:r w:rsidR="007E31ED">
          <w:t>, referencie</w:t>
        </w:r>
      </w:ins>
      <w:r>
        <w:t xml:space="preserve"> através do Google Colab, com o uso das bibliotecas Pandas e Math </w:t>
      </w:r>
      <w:ins w:id="217" w:author="Samantha Araújo" w:date="2026-09-21T13:53:00Z" w16du:dateUtc="2026-09-21T16:53:00Z">
        <w:r w:rsidR="007E31ED">
          <w:t xml:space="preserve">disponibilizar o código para a banca... no </w:t>
        </w:r>
      </w:ins>
      <w:ins w:id="218" w:author="Samantha Araújo" w:date="2026-09-21T13:54:00Z" w16du:dateUtc="2026-09-21T16:54:00Z">
        <w:r w:rsidR="007E31ED">
          <w:t xml:space="preserve">GitHub ou no Zenodo.... </w:t>
        </w:r>
      </w:ins>
      <w:r>
        <w:t>assim obtendo o conjunto de paradas capaz de maximizar o número de funcionários atendidos dentro do raio máximo de caminhada previamente estabelecido</w:t>
      </w:r>
      <w:ins w:id="219" w:author="Samantha Araújo" w:date="2026-09-21T13:53:00Z" w16du:dateUtc="2026-09-21T16:53:00Z">
        <w:r w:rsidR="007E31ED">
          <w:t xml:space="preserve"> trazer todas essas informações no texto, em uma tabela por exemplo.</w:t>
        </w:r>
      </w:ins>
      <w:r>
        <w:t>.</w:t>
      </w:r>
      <w:ins w:id="220" w:author="Samantha Araújo" w:date="2026-09-21T13:54:00Z" w16du:dateUtc="2026-09-21T16:54:00Z">
        <w:r w:rsidR="00B1127F">
          <w:t xml:space="preserve"> Vc já tem esse modelo?</w:t>
        </w:r>
      </w:ins>
    </w:p>
    <w:p w14:paraId="26CF38EA" w14:textId="3C34DC27" w:rsidR="00036C99" w:rsidRDefault="004767C7">
      <w:pPr>
        <w:pStyle w:val="Corpodetexto"/>
        <w:spacing w:line="376" w:lineRule="auto"/>
        <w:ind w:left="140" w:right="101" w:firstLine="1133"/>
        <w:jc w:val="both"/>
      </w:pPr>
      <w:r>
        <w:t>Após</w:t>
      </w:r>
      <w:r>
        <w:rPr>
          <w:spacing w:val="-4"/>
        </w:rPr>
        <w:t xml:space="preserve"> </w:t>
      </w:r>
      <w:r>
        <w:t>a</w:t>
      </w:r>
      <w:r>
        <w:rPr>
          <w:spacing w:val="-5"/>
        </w:rPr>
        <w:t xml:space="preserve"> </w:t>
      </w:r>
      <w:r>
        <w:t>definição</w:t>
      </w:r>
      <w:r>
        <w:rPr>
          <w:spacing w:val="-4"/>
        </w:rPr>
        <w:t xml:space="preserve"> </w:t>
      </w:r>
      <w:r>
        <w:t>das</w:t>
      </w:r>
      <w:r>
        <w:rPr>
          <w:spacing w:val="-4"/>
        </w:rPr>
        <w:t xml:space="preserve"> </w:t>
      </w:r>
      <w:r>
        <w:t>paradas</w:t>
      </w:r>
      <w:r>
        <w:rPr>
          <w:spacing w:val="-5"/>
        </w:rPr>
        <w:t xml:space="preserve"> </w:t>
      </w:r>
      <w:r>
        <w:t>de</w:t>
      </w:r>
      <w:r>
        <w:rPr>
          <w:spacing w:val="-4"/>
        </w:rPr>
        <w:t xml:space="preserve"> </w:t>
      </w:r>
      <w:r>
        <w:t>embarque,</w:t>
      </w:r>
      <w:r>
        <w:rPr>
          <w:spacing w:val="-4"/>
        </w:rPr>
        <w:t xml:space="preserve"> </w:t>
      </w:r>
      <w:r>
        <w:t>será</w:t>
      </w:r>
      <w:r>
        <w:rPr>
          <w:spacing w:val="-4"/>
        </w:rPr>
        <w:t xml:space="preserve"> </w:t>
      </w:r>
      <w:r>
        <w:t>elaborado</w:t>
      </w:r>
      <w:r>
        <w:rPr>
          <w:spacing w:val="-5"/>
        </w:rPr>
        <w:t xml:space="preserve"> </w:t>
      </w:r>
      <w:r>
        <w:t>o</w:t>
      </w:r>
      <w:r>
        <w:rPr>
          <w:spacing w:val="-4"/>
        </w:rPr>
        <w:t xml:space="preserve"> </w:t>
      </w:r>
      <w:r>
        <w:t>modelo</w:t>
      </w:r>
      <w:r>
        <w:rPr>
          <w:spacing w:val="-4"/>
        </w:rPr>
        <w:t xml:space="preserve"> </w:t>
      </w:r>
      <w:r>
        <w:t>de</w:t>
      </w:r>
      <w:r>
        <w:rPr>
          <w:spacing w:val="-5"/>
        </w:rPr>
        <w:t xml:space="preserve"> </w:t>
      </w:r>
      <w:r>
        <w:t>roteamento dos veículos com janelas de tempo. O modelo matemático será implementado computacional-mente utilizando a linguagem de programação Python integrada ao solver Gurobi Optimizer</w:t>
      </w:r>
      <w:ins w:id="221" w:author="Samantha Araújo" w:date="2026-09-21T13:55:00Z" w16du:dateUtc="2026-09-21T16:55:00Z">
        <w:r w:rsidR="00B1127F">
          <w:t>, explicite qual versão vc está utilizando</w:t>
        </w:r>
      </w:ins>
      <w:r>
        <w:t>, ferramenta</w:t>
      </w:r>
      <w:r>
        <w:rPr>
          <w:spacing w:val="-15"/>
        </w:rPr>
        <w:t xml:space="preserve"> </w:t>
      </w:r>
      <w:r>
        <w:t>amplamente</w:t>
      </w:r>
      <w:r>
        <w:rPr>
          <w:spacing w:val="-15"/>
        </w:rPr>
        <w:t xml:space="preserve"> </w:t>
      </w:r>
      <w:r>
        <w:t>empregada</w:t>
      </w:r>
      <w:r>
        <w:rPr>
          <w:spacing w:val="-15"/>
        </w:rPr>
        <w:t xml:space="preserve"> </w:t>
      </w:r>
      <w:r>
        <w:t>na</w:t>
      </w:r>
      <w:r>
        <w:rPr>
          <w:spacing w:val="-15"/>
        </w:rPr>
        <w:t xml:space="preserve"> </w:t>
      </w:r>
      <w:r>
        <w:t>resolução</w:t>
      </w:r>
      <w:r>
        <w:rPr>
          <w:spacing w:val="-15"/>
        </w:rPr>
        <w:t xml:space="preserve"> </w:t>
      </w:r>
      <w:r>
        <w:t>de</w:t>
      </w:r>
      <w:r>
        <w:rPr>
          <w:spacing w:val="-15"/>
        </w:rPr>
        <w:t xml:space="preserve"> </w:t>
      </w:r>
      <w:r>
        <w:t>problemas</w:t>
      </w:r>
      <w:r>
        <w:rPr>
          <w:spacing w:val="-15"/>
        </w:rPr>
        <w:t xml:space="preserve"> </w:t>
      </w:r>
      <w:r>
        <w:t>de</w:t>
      </w:r>
      <w:r>
        <w:rPr>
          <w:spacing w:val="-15"/>
        </w:rPr>
        <w:t xml:space="preserve"> </w:t>
      </w:r>
      <w:r>
        <w:t>otimização</w:t>
      </w:r>
      <w:r>
        <w:rPr>
          <w:spacing w:val="-15"/>
        </w:rPr>
        <w:t xml:space="preserve"> </w:t>
      </w:r>
      <w:r>
        <w:t>combinatória</w:t>
      </w:r>
      <w:r>
        <w:rPr>
          <w:spacing w:val="-15"/>
        </w:rPr>
        <w:t xml:space="preserve"> </w:t>
      </w:r>
      <w:hyperlink w:anchor="_bookmark26" w:history="1">
        <w:r>
          <w:t>(Gu-</w:t>
        </w:r>
      </w:hyperlink>
      <w:r>
        <w:fldChar w:fldCharType="begin"/>
      </w:r>
      <w:r>
        <w:instrText>HYPERLINK \l "_bookmark26"</w:instrText>
      </w:r>
      <w:r>
        <w:fldChar w:fldCharType="separate"/>
      </w:r>
      <w:r>
        <w:t>robi Optimization,</w:t>
      </w:r>
      <w:del w:id="222" w:author="Samantha Araújo" w:date="2026-09-21T13:56:00Z" w16du:dateUtc="2026-09-21T16:56:00Z">
        <w:r w:rsidDel="00B1127F">
          <w:delText>,</w:delText>
        </w:r>
      </w:del>
      <w:r>
        <w:fldChar w:fldCharType="end"/>
      </w:r>
      <w:r>
        <w:t xml:space="preserve"> </w:t>
      </w:r>
      <w:hyperlink w:anchor="_bookmark26" w:history="1">
        <w:r>
          <w:t>2026).</w:t>
        </w:r>
      </w:hyperlink>
      <w:r>
        <w:t xml:space="preserve"> Alem disso, será realizado aplicação da heurística do Vizinho Mais Próximo e a meta-heurística </w:t>
      </w:r>
      <w:commentRangeStart w:id="223"/>
      <w:r>
        <w:t xml:space="preserve">Busca Tabu do Vizinho Mais Próximo </w:t>
      </w:r>
      <w:commentRangeEnd w:id="223"/>
      <w:r w:rsidR="00F34AA6">
        <w:rPr>
          <w:rStyle w:val="Refdecomentrio"/>
          <w:sz w:val="24"/>
          <w:szCs w:val="24"/>
        </w:rPr>
        <w:commentReference w:id="223"/>
      </w:r>
      <w:r>
        <w:t xml:space="preserve">para obtenção de soluções </w:t>
      </w:r>
      <w:r>
        <w:rPr>
          <w:spacing w:val="-2"/>
        </w:rPr>
        <w:t>alternativas.</w:t>
      </w:r>
    </w:p>
    <w:p w14:paraId="76C738F4" w14:textId="7530D426" w:rsidR="00036C99" w:rsidRDefault="004767C7">
      <w:pPr>
        <w:pStyle w:val="Corpodetexto"/>
        <w:spacing w:before="1" w:line="376" w:lineRule="auto"/>
        <w:ind w:left="140" w:right="141" w:firstLine="1133"/>
        <w:jc w:val="both"/>
      </w:pPr>
      <w:r>
        <w:t xml:space="preserve">Em seguida, será realizada a análise dos resultados obtidos a partir das soluções </w:t>
      </w:r>
      <w:r>
        <w:rPr>
          <w:spacing w:val="-2"/>
        </w:rPr>
        <w:t>ótimas,</w:t>
      </w:r>
      <w:r>
        <w:rPr>
          <w:spacing w:val="-13"/>
        </w:rPr>
        <w:t xml:space="preserve"> </w:t>
      </w:r>
      <w:r>
        <w:rPr>
          <w:spacing w:val="-2"/>
        </w:rPr>
        <w:t>definindo</w:t>
      </w:r>
      <w:r>
        <w:rPr>
          <w:spacing w:val="-13"/>
        </w:rPr>
        <w:t xml:space="preserve"> </w:t>
      </w:r>
      <w:del w:id="224" w:author="Samantha Araújo" w:date="2026-09-21T13:56:00Z" w16du:dateUtc="2026-09-21T16:56:00Z">
        <w:r w:rsidDel="00B1127F">
          <w:rPr>
            <w:spacing w:val="-2"/>
          </w:rPr>
          <w:delText>a</w:delText>
        </w:r>
        <w:r w:rsidDel="00B1127F">
          <w:rPr>
            <w:spacing w:val="-13"/>
          </w:rPr>
          <w:delText xml:space="preserve"> </w:delText>
        </w:r>
        <w:r w:rsidDel="00B1127F">
          <w:rPr>
            <w:spacing w:val="-2"/>
          </w:rPr>
          <w:delText>sequência</w:delText>
        </w:r>
        <w:r w:rsidDel="00B1127F">
          <w:rPr>
            <w:spacing w:val="-13"/>
          </w:rPr>
          <w:delText xml:space="preserve"> </w:delText>
        </w:r>
        <w:r w:rsidDel="00B1127F">
          <w:rPr>
            <w:spacing w:val="-2"/>
          </w:rPr>
          <w:delText>de</w:delText>
        </w:r>
        <w:r w:rsidDel="00B1127F">
          <w:rPr>
            <w:spacing w:val="-13"/>
          </w:rPr>
          <w:delText xml:space="preserve"> </w:delText>
        </w:r>
        <w:r w:rsidDel="00B1127F">
          <w:rPr>
            <w:spacing w:val="-2"/>
          </w:rPr>
          <w:delText>atendimento</w:delText>
        </w:r>
        <w:r w:rsidDel="00B1127F">
          <w:rPr>
            <w:spacing w:val="-13"/>
          </w:rPr>
          <w:delText xml:space="preserve"> </w:delText>
        </w:r>
        <w:r w:rsidDel="00B1127F">
          <w:rPr>
            <w:spacing w:val="-2"/>
          </w:rPr>
          <w:delText>dos</w:delText>
        </w:r>
        <w:r w:rsidDel="00B1127F">
          <w:rPr>
            <w:spacing w:val="-13"/>
          </w:rPr>
          <w:delText xml:space="preserve"> </w:delText>
        </w:r>
        <w:r w:rsidDel="00B1127F">
          <w:rPr>
            <w:spacing w:val="-2"/>
          </w:rPr>
          <w:delText>pontos</w:delText>
        </w:r>
        <w:r w:rsidDel="00B1127F">
          <w:rPr>
            <w:spacing w:val="-13"/>
          </w:rPr>
          <w:delText xml:space="preserve"> </w:delText>
        </w:r>
        <w:r w:rsidDel="00B1127F">
          <w:rPr>
            <w:spacing w:val="-2"/>
          </w:rPr>
          <w:delText>de</w:delText>
        </w:r>
        <w:r w:rsidDel="00B1127F">
          <w:rPr>
            <w:spacing w:val="-13"/>
          </w:rPr>
          <w:delText xml:space="preserve"> </w:delText>
        </w:r>
        <w:r w:rsidDel="00B1127F">
          <w:rPr>
            <w:spacing w:val="-2"/>
          </w:rPr>
          <w:delText>embarque</w:delText>
        </w:r>
      </w:del>
      <w:ins w:id="225" w:author="Samantha Araújo" w:date="2026-09-21T13:56:00Z" w16du:dateUtc="2026-09-21T16:56:00Z">
        <w:r w:rsidR="00B1127F">
          <w:rPr>
            <w:spacing w:val="-2"/>
          </w:rPr>
          <w:t>as rotas</w:t>
        </w:r>
      </w:ins>
      <w:r>
        <w:rPr>
          <w:spacing w:val="-2"/>
        </w:rPr>
        <w:t>,</w:t>
      </w:r>
      <w:r>
        <w:rPr>
          <w:spacing w:val="-12"/>
        </w:rPr>
        <w:t xml:space="preserve"> </w:t>
      </w:r>
      <w:r>
        <w:rPr>
          <w:spacing w:val="-2"/>
        </w:rPr>
        <w:t>bem</w:t>
      </w:r>
      <w:r>
        <w:rPr>
          <w:spacing w:val="-13"/>
        </w:rPr>
        <w:t xml:space="preserve"> </w:t>
      </w:r>
      <w:r>
        <w:rPr>
          <w:spacing w:val="-2"/>
        </w:rPr>
        <w:t>como</w:t>
      </w:r>
      <w:r>
        <w:rPr>
          <w:spacing w:val="-13"/>
        </w:rPr>
        <w:t xml:space="preserve"> </w:t>
      </w:r>
      <w:r>
        <w:rPr>
          <w:spacing w:val="-2"/>
        </w:rPr>
        <w:t>a</w:t>
      </w:r>
      <w:r>
        <w:rPr>
          <w:spacing w:val="-13"/>
        </w:rPr>
        <w:t xml:space="preserve"> </w:t>
      </w:r>
      <w:r>
        <w:rPr>
          <w:spacing w:val="-2"/>
        </w:rPr>
        <w:t>identificação do</w:t>
      </w:r>
      <w:r>
        <w:rPr>
          <w:spacing w:val="-11"/>
        </w:rPr>
        <w:t xml:space="preserve"> </w:t>
      </w:r>
      <w:r>
        <w:rPr>
          <w:spacing w:val="-2"/>
        </w:rPr>
        <w:t>ônibus</w:t>
      </w:r>
      <w:r>
        <w:rPr>
          <w:spacing w:val="-11"/>
        </w:rPr>
        <w:t xml:space="preserve"> </w:t>
      </w:r>
      <w:r>
        <w:rPr>
          <w:spacing w:val="-2"/>
        </w:rPr>
        <w:t>responsável</w:t>
      </w:r>
      <w:r>
        <w:rPr>
          <w:spacing w:val="-11"/>
        </w:rPr>
        <w:t xml:space="preserve"> </w:t>
      </w:r>
      <w:r>
        <w:rPr>
          <w:spacing w:val="-2"/>
        </w:rPr>
        <w:t>por</w:t>
      </w:r>
      <w:r>
        <w:rPr>
          <w:spacing w:val="-11"/>
        </w:rPr>
        <w:t xml:space="preserve"> </w:t>
      </w:r>
      <w:r>
        <w:rPr>
          <w:spacing w:val="-2"/>
        </w:rPr>
        <w:t>atender</w:t>
      </w:r>
      <w:r>
        <w:rPr>
          <w:spacing w:val="-11"/>
        </w:rPr>
        <w:t xml:space="preserve"> </w:t>
      </w:r>
      <w:r>
        <w:rPr>
          <w:spacing w:val="-2"/>
        </w:rPr>
        <w:t>cada</w:t>
      </w:r>
      <w:r>
        <w:rPr>
          <w:spacing w:val="-11"/>
        </w:rPr>
        <w:t xml:space="preserve"> </w:t>
      </w:r>
      <w:r>
        <w:rPr>
          <w:spacing w:val="-2"/>
        </w:rPr>
        <w:t>parada,</w:t>
      </w:r>
      <w:r>
        <w:rPr>
          <w:spacing w:val="-10"/>
        </w:rPr>
        <w:t xml:space="preserve"> </w:t>
      </w:r>
      <w:r>
        <w:rPr>
          <w:spacing w:val="-2"/>
        </w:rPr>
        <w:t>juntamente</w:t>
      </w:r>
      <w:r>
        <w:rPr>
          <w:spacing w:val="-11"/>
        </w:rPr>
        <w:t xml:space="preserve"> </w:t>
      </w:r>
      <w:r>
        <w:rPr>
          <w:spacing w:val="-2"/>
        </w:rPr>
        <w:t>com</w:t>
      </w:r>
      <w:r>
        <w:rPr>
          <w:spacing w:val="-11"/>
        </w:rPr>
        <w:t xml:space="preserve"> </w:t>
      </w:r>
      <w:r>
        <w:rPr>
          <w:spacing w:val="-2"/>
        </w:rPr>
        <w:t>os</w:t>
      </w:r>
      <w:r>
        <w:rPr>
          <w:spacing w:val="-11"/>
        </w:rPr>
        <w:t xml:space="preserve"> </w:t>
      </w:r>
      <w:r>
        <w:rPr>
          <w:spacing w:val="-2"/>
        </w:rPr>
        <w:t>respectivos</w:t>
      </w:r>
      <w:r>
        <w:rPr>
          <w:spacing w:val="-11"/>
        </w:rPr>
        <w:t xml:space="preserve"> </w:t>
      </w:r>
      <w:r>
        <w:rPr>
          <w:spacing w:val="-2"/>
        </w:rPr>
        <w:t>horários</w:t>
      </w:r>
      <w:r>
        <w:rPr>
          <w:spacing w:val="-11"/>
        </w:rPr>
        <w:t xml:space="preserve"> </w:t>
      </w:r>
      <w:r>
        <w:rPr>
          <w:spacing w:val="-2"/>
        </w:rPr>
        <w:t xml:space="preserve">previstos </w:t>
      </w:r>
      <w:r>
        <w:t>para o percurso.</w:t>
      </w:r>
      <w:r>
        <w:rPr>
          <w:spacing w:val="40"/>
        </w:rPr>
        <w:t xml:space="preserve"> </w:t>
      </w:r>
      <w:r>
        <w:t xml:space="preserve">Além disso, será apresentada uma estimativa dos custos com combustível necessários para a realização das rotas, visando atender toda a demanda de deslocamento dos </w:t>
      </w:r>
      <w:r>
        <w:rPr>
          <w:spacing w:val="-2"/>
        </w:rPr>
        <w:t>funcionários.</w:t>
      </w:r>
    </w:p>
    <w:p w14:paraId="4C027CF0" w14:textId="77777777" w:rsidR="00036C99" w:rsidRDefault="00036C99">
      <w:pPr>
        <w:pStyle w:val="Corpodetexto"/>
        <w:spacing w:line="376" w:lineRule="auto"/>
        <w:jc w:val="both"/>
        <w:rPr>
          <w:ins w:id="226" w:author="Samantha Araújo" w:date="2026-09-21T13:59:00Z" w16du:dateUtc="2026-09-21T16:59:00Z"/>
        </w:rPr>
      </w:pPr>
    </w:p>
    <w:p w14:paraId="53E0E193" w14:textId="333E191B" w:rsidR="00F34AA6" w:rsidRDefault="00F34AA6">
      <w:pPr>
        <w:pStyle w:val="Corpodetexto"/>
        <w:spacing w:line="376" w:lineRule="auto"/>
        <w:jc w:val="both"/>
        <w:sectPr w:rsidR="00F34AA6">
          <w:pgSz w:w="11910" w:h="16840"/>
          <w:pgMar w:top="1260" w:right="992" w:bottom="280" w:left="1559" w:header="1034" w:footer="0" w:gutter="0"/>
          <w:cols w:space="720"/>
        </w:sectPr>
      </w:pPr>
      <w:ins w:id="227" w:author="Samantha Araújo" w:date="2026-09-21T13:59:00Z" w16du:dateUtc="2026-09-21T16:59:00Z">
        <w:r>
          <w:t>Entendi que vc  irá: MILP pelo gurobi (</w:t>
        </w:r>
      </w:ins>
      <w:ins w:id="228" w:author="Samantha Araújo" w:date="2026-09-21T14:01:00Z" w16du:dateUtc="2026-09-21T17:01:00Z">
        <w:r w:rsidR="00146403">
          <w:t>a solução ótima</w:t>
        </w:r>
      </w:ins>
      <w:ins w:id="229" w:author="Samantha Araújo" w:date="2026-09-21T13:59:00Z" w16du:dateUtc="2026-09-21T16:59:00Z">
        <w:r>
          <w:t>) e comparar com heurísticas</w:t>
        </w:r>
      </w:ins>
      <w:ins w:id="230" w:author="Samantha Araújo" w:date="2026-09-21T14:00:00Z" w16du:dateUtc="2026-09-21T17:00:00Z">
        <w:r>
          <w:t>????</w:t>
        </w:r>
      </w:ins>
    </w:p>
    <w:p w14:paraId="753AA4D5" w14:textId="77777777" w:rsidR="00036C99" w:rsidRDefault="00036C99">
      <w:pPr>
        <w:pStyle w:val="Corpodetexto"/>
        <w:spacing w:before="165"/>
      </w:pPr>
    </w:p>
    <w:p w14:paraId="65D276D0" w14:textId="77777777" w:rsidR="00036C99" w:rsidRDefault="004767C7">
      <w:pPr>
        <w:pStyle w:val="PargrafodaLista"/>
        <w:numPr>
          <w:ilvl w:val="0"/>
          <w:numId w:val="2"/>
        </w:numPr>
        <w:tabs>
          <w:tab w:val="left" w:pos="429"/>
        </w:tabs>
        <w:ind w:left="429" w:hanging="298"/>
        <w:rPr>
          <w:b/>
          <w:sz w:val="24"/>
        </w:rPr>
      </w:pPr>
      <w:bookmarkStart w:id="231" w:name="Construção_do_Modelo"/>
      <w:bookmarkEnd w:id="231"/>
      <w:r>
        <w:rPr>
          <w:b/>
          <w:spacing w:val="-2"/>
          <w:sz w:val="24"/>
        </w:rPr>
        <w:t>CONSTRUÇÃO</w:t>
      </w:r>
      <w:r>
        <w:rPr>
          <w:b/>
          <w:spacing w:val="-9"/>
          <w:sz w:val="24"/>
        </w:rPr>
        <w:t xml:space="preserve"> </w:t>
      </w:r>
      <w:r>
        <w:rPr>
          <w:b/>
          <w:spacing w:val="-2"/>
          <w:sz w:val="24"/>
        </w:rPr>
        <w:t>DO</w:t>
      </w:r>
      <w:r>
        <w:rPr>
          <w:b/>
          <w:spacing w:val="-9"/>
          <w:sz w:val="24"/>
        </w:rPr>
        <w:t xml:space="preserve"> </w:t>
      </w:r>
      <w:r>
        <w:rPr>
          <w:b/>
          <w:spacing w:val="-2"/>
          <w:sz w:val="24"/>
        </w:rPr>
        <w:t>MODELO</w:t>
      </w:r>
    </w:p>
    <w:p w14:paraId="5624F815" w14:textId="77777777" w:rsidR="00036C99" w:rsidRDefault="00036C99">
      <w:pPr>
        <w:pStyle w:val="Corpodetexto"/>
        <w:spacing w:before="171"/>
        <w:rPr>
          <w:b/>
        </w:rPr>
      </w:pPr>
    </w:p>
    <w:p w14:paraId="634E1465" w14:textId="77777777" w:rsidR="00036C99" w:rsidRDefault="004767C7">
      <w:pPr>
        <w:pStyle w:val="Ttulo1"/>
        <w:numPr>
          <w:ilvl w:val="1"/>
          <w:numId w:val="2"/>
        </w:numPr>
        <w:tabs>
          <w:tab w:val="left" w:pos="669"/>
        </w:tabs>
        <w:ind w:left="669"/>
      </w:pPr>
      <w:bookmarkStart w:id="232" w:name="Representação_gráfica"/>
      <w:bookmarkEnd w:id="232"/>
      <w:r>
        <w:rPr>
          <w:spacing w:val="-2"/>
        </w:rPr>
        <w:t>Representação</w:t>
      </w:r>
      <w:r>
        <w:rPr>
          <w:spacing w:val="4"/>
        </w:rPr>
        <w:t xml:space="preserve"> </w:t>
      </w:r>
      <w:r>
        <w:rPr>
          <w:spacing w:val="-2"/>
        </w:rPr>
        <w:t>gráfica</w:t>
      </w:r>
    </w:p>
    <w:p w14:paraId="45714D91" w14:textId="77777777" w:rsidR="00036C99" w:rsidRDefault="00036C99">
      <w:pPr>
        <w:pStyle w:val="Corpodetexto"/>
        <w:spacing w:before="170"/>
        <w:rPr>
          <w:b/>
        </w:rPr>
      </w:pPr>
    </w:p>
    <w:p w14:paraId="26B99C94" w14:textId="2AD0C7A1" w:rsidR="00036C99" w:rsidRDefault="004767C7">
      <w:pPr>
        <w:pStyle w:val="Corpodetexto"/>
        <w:spacing w:line="376" w:lineRule="auto"/>
        <w:ind w:left="140" w:right="141" w:firstLine="1133"/>
        <w:jc w:val="both"/>
      </w:pPr>
      <w:r>
        <w:rPr>
          <w:spacing w:val="-2"/>
        </w:rPr>
        <w:t>A</w:t>
      </w:r>
      <w:r>
        <w:rPr>
          <w:spacing w:val="-6"/>
        </w:rPr>
        <w:t xml:space="preserve"> </w:t>
      </w:r>
      <w:r>
        <w:rPr>
          <w:spacing w:val="-2"/>
        </w:rPr>
        <w:t>seguir,</w:t>
      </w:r>
      <w:r>
        <w:rPr>
          <w:spacing w:val="-6"/>
        </w:rPr>
        <w:t xml:space="preserve"> </w:t>
      </w:r>
      <w:r>
        <w:rPr>
          <w:spacing w:val="-2"/>
        </w:rPr>
        <w:t>apresentam-se</w:t>
      </w:r>
      <w:r>
        <w:rPr>
          <w:spacing w:val="-6"/>
        </w:rPr>
        <w:t xml:space="preserve"> </w:t>
      </w:r>
      <w:r>
        <w:rPr>
          <w:spacing w:val="-2"/>
        </w:rPr>
        <w:t>as</w:t>
      </w:r>
      <w:r>
        <w:rPr>
          <w:spacing w:val="-6"/>
        </w:rPr>
        <w:t xml:space="preserve"> </w:t>
      </w:r>
      <w:r>
        <w:rPr>
          <w:spacing w:val="-2"/>
        </w:rPr>
        <w:t>informações</w:t>
      </w:r>
      <w:r>
        <w:rPr>
          <w:spacing w:val="-6"/>
        </w:rPr>
        <w:t xml:space="preserve"> </w:t>
      </w:r>
      <w:r>
        <w:rPr>
          <w:spacing w:val="-2"/>
        </w:rPr>
        <w:t>obtidas</w:t>
      </w:r>
      <w:r>
        <w:rPr>
          <w:spacing w:val="-6"/>
        </w:rPr>
        <w:t xml:space="preserve"> </w:t>
      </w:r>
      <w:r>
        <w:rPr>
          <w:spacing w:val="-2"/>
        </w:rPr>
        <w:t>durante</w:t>
      </w:r>
      <w:r>
        <w:rPr>
          <w:spacing w:val="-6"/>
        </w:rPr>
        <w:t xml:space="preserve"> </w:t>
      </w:r>
      <w:del w:id="233" w:author="Samantha Araújo" w:date="2026-09-21T14:02:00Z" w16du:dateUtc="2026-09-21T17:02:00Z">
        <w:r w:rsidDel="009208B2">
          <w:rPr>
            <w:spacing w:val="-2"/>
          </w:rPr>
          <w:delText>o</w:delText>
        </w:r>
        <w:r w:rsidDel="009208B2">
          <w:rPr>
            <w:spacing w:val="-6"/>
          </w:rPr>
          <w:delText xml:space="preserve"> </w:delText>
        </w:r>
        <w:r w:rsidDel="009208B2">
          <w:rPr>
            <w:spacing w:val="-2"/>
          </w:rPr>
          <w:delText>levantamento</w:delText>
        </w:r>
      </w:del>
      <w:ins w:id="234" w:author="Samantha Araújo" w:date="2026-09-21T14:02:00Z" w16du:dateUtc="2026-09-21T17:02:00Z">
        <w:r w:rsidR="009208B2">
          <w:rPr>
            <w:spacing w:val="-2"/>
          </w:rPr>
          <w:t>a coleta</w:t>
        </w:r>
      </w:ins>
      <w:r>
        <w:rPr>
          <w:spacing w:val="-6"/>
        </w:rPr>
        <w:t xml:space="preserve"> </w:t>
      </w:r>
      <w:r>
        <w:rPr>
          <w:spacing w:val="-2"/>
        </w:rPr>
        <w:t>d</w:t>
      </w:r>
      <w:ins w:id="235" w:author="Samantha Araújo" w:date="2026-09-21T14:02:00Z" w16du:dateUtc="2026-09-21T17:02:00Z">
        <w:r w:rsidR="009208B2">
          <w:rPr>
            <w:spacing w:val="-2"/>
          </w:rPr>
          <w:t>os</w:t>
        </w:r>
      </w:ins>
      <w:del w:id="236" w:author="Samantha Araújo" w:date="2026-09-21T14:02:00Z" w16du:dateUtc="2026-09-21T17:02:00Z">
        <w:r w:rsidDel="009208B2">
          <w:rPr>
            <w:spacing w:val="-2"/>
          </w:rPr>
          <w:delText>e</w:delText>
        </w:r>
      </w:del>
      <w:r>
        <w:rPr>
          <w:spacing w:val="-6"/>
        </w:rPr>
        <w:t xml:space="preserve"> </w:t>
      </w:r>
      <w:r>
        <w:rPr>
          <w:spacing w:val="-2"/>
        </w:rPr>
        <w:t>dados,</w:t>
      </w:r>
      <w:r>
        <w:rPr>
          <w:spacing w:val="-6"/>
        </w:rPr>
        <w:t xml:space="preserve"> </w:t>
      </w:r>
      <w:r>
        <w:rPr>
          <w:spacing w:val="-2"/>
        </w:rPr>
        <w:t>as quais</w:t>
      </w:r>
      <w:r>
        <w:rPr>
          <w:spacing w:val="-6"/>
        </w:rPr>
        <w:t xml:space="preserve"> </w:t>
      </w:r>
      <w:r>
        <w:rPr>
          <w:spacing w:val="-2"/>
        </w:rPr>
        <w:t>foram</w:t>
      </w:r>
      <w:r>
        <w:rPr>
          <w:spacing w:val="-6"/>
        </w:rPr>
        <w:t xml:space="preserve"> </w:t>
      </w:r>
      <w:r>
        <w:rPr>
          <w:spacing w:val="-2"/>
        </w:rPr>
        <w:t>essenciais</w:t>
      </w:r>
      <w:r>
        <w:rPr>
          <w:spacing w:val="-6"/>
        </w:rPr>
        <w:t xml:space="preserve"> </w:t>
      </w:r>
      <w:r>
        <w:rPr>
          <w:spacing w:val="-2"/>
        </w:rPr>
        <w:t>para</w:t>
      </w:r>
      <w:r>
        <w:rPr>
          <w:spacing w:val="-6"/>
        </w:rPr>
        <w:t xml:space="preserve"> </w:t>
      </w:r>
      <w:r>
        <w:rPr>
          <w:spacing w:val="-2"/>
        </w:rPr>
        <w:t>o</w:t>
      </w:r>
      <w:r>
        <w:rPr>
          <w:spacing w:val="-6"/>
        </w:rPr>
        <w:t xml:space="preserve"> </w:t>
      </w:r>
      <w:r>
        <w:rPr>
          <w:spacing w:val="-2"/>
        </w:rPr>
        <w:t>desenvolvimento</w:t>
      </w:r>
      <w:r>
        <w:rPr>
          <w:spacing w:val="-6"/>
        </w:rPr>
        <w:t xml:space="preserve"> </w:t>
      </w:r>
      <w:r>
        <w:rPr>
          <w:spacing w:val="-2"/>
        </w:rPr>
        <w:t>deste</w:t>
      </w:r>
      <w:r>
        <w:rPr>
          <w:spacing w:val="-6"/>
        </w:rPr>
        <w:t xml:space="preserve"> </w:t>
      </w:r>
      <w:r>
        <w:rPr>
          <w:spacing w:val="-2"/>
        </w:rPr>
        <w:t>estudo. A</w:t>
      </w:r>
      <w:r>
        <w:rPr>
          <w:spacing w:val="-6"/>
        </w:rPr>
        <w:t xml:space="preserve"> </w:t>
      </w:r>
      <w:r>
        <w:rPr>
          <w:spacing w:val="-2"/>
        </w:rPr>
        <w:t>Tabela</w:t>
      </w:r>
      <w:r>
        <w:rPr>
          <w:spacing w:val="-6"/>
        </w:rPr>
        <w:t xml:space="preserve"> </w:t>
      </w:r>
      <w:hyperlink w:anchor="_bookmark1" w:history="1">
        <w:r>
          <w:rPr>
            <w:spacing w:val="-2"/>
          </w:rPr>
          <w:t>1</w:t>
        </w:r>
      </w:hyperlink>
      <w:r>
        <w:rPr>
          <w:spacing w:val="-6"/>
        </w:rPr>
        <w:t xml:space="preserve"> </w:t>
      </w:r>
      <w:r>
        <w:rPr>
          <w:spacing w:val="-2"/>
        </w:rPr>
        <w:t>apresenta</w:t>
      </w:r>
      <w:r>
        <w:rPr>
          <w:spacing w:val="-6"/>
        </w:rPr>
        <w:t xml:space="preserve"> </w:t>
      </w:r>
      <w:r>
        <w:rPr>
          <w:spacing w:val="-2"/>
        </w:rPr>
        <w:t>a</w:t>
      </w:r>
      <w:r>
        <w:rPr>
          <w:spacing w:val="-6"/>
        </w:rPr>
        <w:t xml:space="preserve"> </w:t>
      </w:r>
      <w:r>
        <w:rPr>
          <w:spacing w:val="-2"/>
        </w:rPr>
        <w:t xml:space="preserve">distribuição </w:t>
      </w:r>
      <w:r>
        <w:t>dos</w:t>
      </w:r>
      <w:r>
        <w:rPr>
          <w:spacing w:val="-15"/>
        </w:rPr>
        <w:t xml:space="preserve"> </w:t>
      </w:r>
      <w:r>
        <w:t>18</w:t>
      </w:r>
      <w:r>
        <w:rPr>
          <w:spacing w:val="-15"/>
        </w:rPr>
        <w:t xml:space="preserve"> </w:t>
      </w:r>
      <w:r>
        <w:t>bairros,</w:t>
      </w:r>
      <w:r>
        <w:rPr>
          <w:spacing w:val="-15"/>
        </w:rPr>
        <w:t xml:space="preserve"> </w:t>
      </w:r>
      <w:r>
        <w:t>onde</w:t>
      </w:r>
      <w:r>
        <w:rPr>
          <w:spacing w:val="-15"/>
        </w:rPr>
        <w:t xml:space="preserve"> </w:t>
      </w:r>
      <w:r>
        <w:t>estão</w:t>
      </w:r>
      <w:r>
        <w:rPr>
          <w:spacing w:val="-15"/>
        </w:rPr>
        <w:t xml:space="preserve"> </w:t>
      </w:r>
      <w:r>
        <w:t>localizados</w:t>
      </w:r>
      <w:r>
        <w:rPr>
          <w:spacing w:val="-15"/>
        </w:rPr>
        <w:t xml:space="preserve"> </w:t>
      </w:r>
      <w:r>
        <w:t>os</w:t>
      </w:r>
      <w:r>
        <w:rPr>
          <w:spacing w:val="-15"/>
        </w:rPr>
        <w:t xml:space="preserve"> </w:t>
      </w:r>
      <w:r>
        <w:t>84</w:t>
      </w:r>
      <w:r>
        <w:rPr>
          <w:spacing w:val="-15"/>
        </w:rPr>
        <w:t xml:space="preserve"> </w:t>
      </w:r>
      <w:r>
        <w:t>funcionários</w:t>
      </w:r>
      <w:r>
        <w:rPr>
          <w:spacing w:val="-15"/>
        </w:rPr>
        <w:t xml:space="preserve"> </w:t>
      </w:r>
      <w:r>
        <w:t>da</w:t>
      </w:r>
      <w:r>
        <w:rPr>
          <w:spacing w:val="-15"/>
        </w:rPr>
        <w:t xml:space="preserve"> </w:t>
      </w:r>
      <w:r>
        <w:t>empresa,</w:t>
      </w:r>
      <w:r>
        <w:rPr>
          <w:spacing w:val="-15"/>
        </w:rPr>
        <w:t xml:space="preserve"> </w:t>
      </w:r>
      <w:r>
        <w:t>indicando</w:t>
      </w:r>
      <w:r>
        <w:rPr>
          <w:spacing w:val="-15"/>
        </w:rPr>
        <w:t xml:space="preserve"> </w:t>
      </w:r>
      <w:r>
        <w:t>a</w:t>
      </w:r>
      <w:r>
        <w:rPr>
          <w:spacing w:val="-15"/>
        </w:rPr>
        <w:t xml:space="preserve"> </w:t>
      </w:r>
      <w:r>
        <w:t>quantidade</w:t>
      </w:r>
      <w:r>
        <w:rPr>
          <w:spacing w:val="-15"/>
        </w:rPr>
        <w:t xml:space="preserve"> </w:t>
      </w:r>
      <w:r>
        <w:t>de funcionários residentes em cada região.</w:t>
      </w:r>
    </w:p>
    <w:p w14:paraId="39B898A2" w14:textId="77777777" w:rsidR="00036C99" w:rsidRDefault="004767C7">
      <w:pPr>
        <w:pStyle w:val="Corpodetexto"/>
        <w:spacing w:line="376" w:lineRule="auto"/>
        <w:ind w:left="140" w:right="141" w:firstLine="1133"/>
        <w:jc w:val="both"/>
      </w:pPr>
      <w:r>
        <w:t>Ressalta-se que, em razão do compromisso com o sigilo das informações e da preservação da identidade da empresa, bem como da localização dos funcionários, os bairros serão identificados por denominações genéricas.</w:t>
      </w:r>
      <w:r>
        <w:rPr>
          <w:spacing w:val="40"/>
        </w:rPr>
        <w:t xml:space="preserve"> </w:t>
      </w:r>
      <w:r>
        <w:t>Entretanto, essa forma de apresentação não altera a transparência dos dados utilizados, preservando integralmente as informações reais empregadas no desenvolvimento do estudo.</w:t>
      </w:r>
    </w:p>
    <w:p w14:paraId="79C44189" w14:textId="77777777" w:rsidR="00036C99" w:rsidRDefault="004767C7">
      <w:pPr>
        <w:pStyle w:val="Corpodetexto"/>
        <w:spacing w:before="180" w:after="35"/>
        <w:ind w:left="2320"/>
        <w:jc w:val="both"/>
      </w:pPr>
      <w:bookmarkStart w:id="237" w:name="_bookmark1"/>
      <w:bookmarkEnd w:id="237"/>
      <w:r>
        <w:t>Tabela</w:t>
      </w:r>
      <w:r>
        <w:rPr>
          <w:spacing w:val="-10"/>
        </w:rPr>
        <w:t xml:space="preserve"> </w:t>
      </w:r>
      <w:r>
        <w:t>1</w:t>
      </w:r>
      <w:r>
        <w:rPr>
          <w:spacing w:val="-9"/>
        </w:rPr>
        <w:t xml:space="preserve"> </w:t>
      </w:r>
      <w:r>
        <w:t>–</w:t>
      </w:r>
      <w:r>
        <w:rPr>
          <w:spacing w:val="-9"/>
        </w:rPr>
        <w:t xml:space="preserve"> </w:t>
      </w:r>
      <w:r>
        <w:t>Quantidade</w:t>
      </w:r>
      <w:r>
        <w:rPr>
          <w:spacing w:val="-9"/>
        </w:rPr>
        <w:t xml:space="preserve"> </w:t>
      </w:r>
      <w:r>
        <w:t>de</w:t>
      </w:r>
      <w:r>
        <w:rPr>
          <w:spacing w:val="-10"/>
        </w:rPr>
        <w:t xml:space="preserve"> </w:t>
      </w:r>
      <w:r>
        <w:t>funcionários</w:t>
      </w:r>
      <w:r>
        <w:rPr>
          <w:spacing w:val="-9"/>
        </w:rPr>
        <w:t xml:space="preserve"> </w:t>
      </w:r>
      <w:r>
        <w:t>por</w:t>
      </w:r>
      <w:r>
        <w:rPr>
          <w:spacing w:val="-9"/>
        </w:rPr>
        <w:t xml:space="preserve"> </w:t>
      </w:r>
      <w:r>
        <w:rPr>
          <w:spacing w:val="-2"/>
        </w:rPr>
        <w:t>bairro</w:t>
      </w:r>
    </w:p>
    <w:tbl>
      <w:tblPr>
        <w:tblStyle w:val="TableNormal"/>
        <w:tblW w:w="0" w:type="auto"/>
        <w:tblInd w:w="1291" w:type="dxa"/>
        <w:tblLayout w:type="fixed"/>
        <w:tblLook w:val="01E0" w:firstRow="1" w:lastRow="1" w:firstColumn="1" w:lastColumn="1" w:noHBand="0" w:noVBand="0"/>
      </w:tblPr>
      <w:tblGrid>
        <w:gridCol w:w="1912"/>
        <w:gridCol w:w="1585"/>
        <w:gridCol w:w="1704"/>
        <w:gridCol w:w="1581"/>
      </w:tblGrid>
      <w:tr w:rsidR="00036C99" w14:paraId="10B8E4BF" w14:textId="77777777">
        <w:trPr>
          <w:trHeight w:val="286"/>
        </w:trPr>
        <w:tc>
          <w:tcPr>
            <w:tcW w:w="1912" w:type="dxa"/>
            <w:tcBorders>
              <w:top w:val="single" w:sz="4" w:space="0" w:color="000000"/>
              <w:bottom w:val="single" w:sz="4" w:space="0" w:color="000000"/>
            </w:tcBorders>
          </w:tcPr>
          <w:p w14:paraId="791317EE" w14:textId="77777777" w:rsidR="00036C99" w:rsidRDefault="004767C7">
            <w:pPr>
              <w:pStyle w:val="TableParagraph"/>
              <w:spacing w:line="253" w:lineRule="exact"/>
              <w:ind w:left="119"/>
              <w:jc w:val="left"/>
              <w:rPr>
                <w:b/>
                <w:sz w:val="24"/>
              </w:rPr>
            </w:pPr>
            <w:r>
              <w:rPr>
                <w:b/>
                <w:spacing w:val="-2"/>
                <w:sz w:val="24"/>
              </w:rPr>
              <w:t>Local</w:t>
            </w:r>
          </w:p>
        </w:tc>
        <w:tc>
          <w:tcPr>
            <w:tcW w:w="1585" w:type="dxa"/>
            <w:tcBorders>
              <w:top w:val="single" w:sz="4" w:space="0" w:color="000000"/>
              <w:bottom w:val="single" w:sz="4" w:space="0" w:color="000000"/>
              <w:right w:val="single" w:sz="4" w:space="0" w:color="000000"/>
            </w:tcBorders>
          </w:tcPr>
          <w:p w14:paraId="6C8A0CB4" w14:textId="77777777" w:rsidR="00036C99" w:rsidRDefault="004767C7">
            <w:pPr>
              <w:pStyle w:val="TableParagraph"/>
              <w:spacing w:line="253" w:lineRule="exact"/>
              <w:ind w:left="1"/>
              <w:rPr>
                <w:b/>
                <w:sz w:val="24"/>
              </w:rPr>
            </w:pPr>
            <w:r>
              <w:rPr>
                <w:b/>
                <w:spacing w:val="-2"/>
                <w:sz w:val="24"/>
              </w:rPr>
              <w:t>Funcionários</w:t>
            </w:r>
          </w:p>
        </w:tc>
        <w:tc>
          <w:tcPr>
            <w:tcW w:w="1704" w:type="dxa"/>
            <w:tcBorders>
              <w:top w:val="single" w:sz="4" w:space="0" w:color="000000"/>
              <w:left w:val="single" w:sz="4" w:space="0" w:color="000000"/>
              <w:bottom w:val="single" w:sz="4" w:space="0" w:color="000000"/>
            </w:tcBorders>
          </w:tcPr>
          <w:p w14:paraId="0716505A" w14:textId="77777777" w:rsidR="00036C99" w:rsidRDefault="004767C7">
            <w:pPr>
              <w:pStyle w:val="TableParagraph"/>
              <w:spacing w:line="253" w:lineRule="exact"/>
              <w:ind w:left="118"/>
              <w:jc w:val="left"/>
              <w:rPr>
                <w:b/>
                <w:sz w:val="24"/>
              </w:rPr>
            </w:pPr>
            <w:r>
              <w:rPr>
                <w:b/>
                <w:spacing w:val="-2"/>
                <w:sz w:val="24"/>
              </w:rPr>
              <w:t>Local</w:t>
            </w:r>
          </w:p>
        </w:tc>
        <w:tc>
          <w:tcPr>
            <w:tcW w:w="1581" w:type="dxa"/>
            <w:tcBorders>
              <w:top w:val="single" w:sz="4" w:space="0" w:color="000000"/>
              <w:bottom w:val="single" w:sz="4" w:space="0" w:color="000000"/>
            </w:tcBorders>
          </w:tcPr>
          <w:p w14:paraId="7E154304" w14:textId="77777777" w:rsidR="00036C99" w:rsidRDefault="004767C7">
            <w:pPr>
              <w:pStyle w:val="TableParagraph"/>
              <w:spacing w:line="253" w:lineRule="exact"/>
              <w:rPr>
                <w:b/>
                <w:sz w:val="24"/>
              </w:rPr>
            </w:pPr>
            <w:r>
              <w:rPr>
                <w:b/>
                <w:spacing w:val="-2"/>
                <w:sz w:val="24"/>
              </w:rPr>
              <w:t>Funcionários</w:t>
            </w:r>
          </w:p>
        </w:tc>
      </w:tr>
      <w:tr w:rsidR="00036C99" w14:paraId="6BFA9269" w14:textId="77777777">
        <w:trPr>
          <w:trHeight w:val="268"/>
        </w:trPr>
        <w:tc>
          <w:tcPr>
            <w:tcW w:w="1912" w:type="dxa"/>
            <w:tcBorders>
              <w:top w:val="single" w:sz="4" w:space="0" w:color="000000"/>
            </w:tcBorders>
          </w:tcPr>
          <w:p w14:paraId="202C2345" w14:textId="77777777" w:rsidR="00036C99" w:rsidRDefault="004767C7">
            <w:pPr>
              <w:pStyle w:val="TableParagraph"/>
              <w:spacing w:line="249" w:lineRule="exact"/>
              <w:ind w:left="119"/>
              <w:jc w:val="left"/>
              <w:rPr>
                <w:sz w:val="24"/>
              </w:rPr>
            </w:pPr>
            <w:r>
              <w:rPr>
                <w:sz w:val="24"/>
              </w:rPr>
              <w:t>Início</w:t>
            </w:r>
            <w:r>
              <w:rPr>
                <w:spacing w:val="-5"/>
                <w:sz w:val="24"/>
              </w:rPr>
              <w:t xml:space="preserve"> </w:t>
            </w:r>
            <w:r>
              <w:rPr>
                <w:sz w:val="24"/>
              </w:rPr>
              <w:t>–</w:t>
            </w:r>
            <w:r>
              <w:rPr>
                <w:spacing w:val="-4"/>
                <w:sz w:val="24"/>
              </w:rPr>
              <w:t xml:space="preserve"> </w:t>
            </w:r>
            <w:r>
              <w:rPr>
                <w:spacing w:val="-2"/>
                <w:sz w:val="24"/>
              </w:rPr>
              <w:t>Garagem</w:t>
            </w:r>
          </w:p>
        </w:tc>
        <w:tc>
          <w:tcPr>
            <w:tcW w:w="1585" w:type="dxa"/>
            <w:tcBorders>
              <w:top w:val="single" w:sz="4" w:space="0" w:color="000000"/>
              <w:right w:val="single" w:sz="4" w:space="0" w:color="000000"/>
            </w:tcBorders>
          </w:tcPr>
          <w:p w14:paraId="5851C42A" w14:textId="77777777" w:rsidR="00036C99" w:rsidRDefault="004767C7">
            <w:pPr>
              <w:pStyle w:val="TableParagraph"/>
              <w:spacing w:line="249" w:lineRule="exact"/>
              <w:ind w:left="1"/>
              <w:rPr>
                <w:sz w:val="24"/>
              </w:rPr>
            </w:pPr>
            <w:r>
              <w:rPr>
                <w:spacing w:val="-10"/>
                <w:sz w:val="24"/>
              </w:rPr>
              <w:t>0</w:t>
            </w:r>
          </w:p>
        </w:tc>
        <w:tc>
          <w:tcPr>
            <w:tcW w:w="1704" w:type="dxa"/>
            <w:tcBorders>
              <w:top w:val="single" w:sz="4" w:space="0" w:color="000000"/>
              <w:left w:val="single" w:sz="4" w:space="0" w:color="000000"/>
            </w:tcBorders>
          </w:tcPr>
          <w:p w14:paraId="53DF5EA4" w14:textId="77777777" w:rsidR="00036C99" w:rsidRDefault="004767C7">
            <w:pPr>
              <w:pStyle w:val="TableParagraph"/>
              <w:spacing w:line="249" w:lineRule="exact"/>
              <w:ind w:left="118"/>
              <w:jc w:val="left"/>
              <w:rPr>
                <w:sz w:val="24"/>
              </w:rPr>
            </w:pPr>
            <w:r>
              <w:rPr>
                <w:sz w:val="24"/>
              </w:rPr>
              <w:t>Bairro</w:t>
            </w:r>
            <w:r>
              <w:rPr>
                <w:spacing w:val="-8"/>
                <w:sz w:val="24"/>
              </w:rPr>
              <w:t xml:space="preserve"> </w:t>
            </w:r>
            <w:r>
              <w:rPr>
                <w:spacing w:val="-5"/>
                <w:sz w:val="24"/>
              </w:rPr>
              <w:t>10</w:t>
            </w:r>
          </w:p>
        </w:tc>
        <w:tc>
          <w:tcPr>
            <w:tcW w:w="1581" w:type="dxa"/>
            <w:tcBorders>
              <w:top w:val="single" w:sz="4" w:space="0" w:color="000000"/>
            </w:tcBorders>
          </w:tcPr>
          <w:p w14:paraId="3B3E9C2F" w14:textId="77777777" w:rsidR="00036C99" w:rsidRDefault="004767C7">
            <w:pPr>
              <w:pStyle w:val="TableParagraph"/>
              <w:spacing w:line="249" w:lineRule="exact"/>
              <w:rPr>
                <w:sz w:val="24"/>
              </w:rPr>
            </w:pPr>
            <w:r>
              <w:rPr>
                <w:spacing w:val="-10"/>
                <w:sz w:val="24"/>
              </w:rPr>
              <w:t>4</w:t>
            </w:r>
          </w:p>
        </w:tc>
      </w:tr>
      <w:tr w:rsidR="00036C99" w14:paraId="6E61D02B" w14:textId="77777777">
        <w:trPr>
          <w:trHeight w:val="288"/>
        </w:trPr>
        <w:tc>
          <w:tcPr>
            <w:tcW w:w="1912" w:type="dxa"/>
          </w:tcPr>
          <w:p w14:paraId="06CFB019"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1</w:t>
            </w:r>
          </w:p>
        </w:tc>
        <w:tc>
          <w:tcPr>
            <w:tcW w:w="1585" w:type="dxa"/>
            <w:tcBorders>
              <w:right w:val="single" w:sz="4" w:space="0" w:color="000000"/>
            </w:tcBorders>
          </w:tcPr>
          <w:p w14:paraId="68A35C90" w14:textId="77777777" w:rsidR="00036C99" w:rsidRDefault="004767C7">
            <w:pPr>
              <w:pStyle w:val="TableParagraph"/>
              <w:spacing w:line="269" w:lineRule="exact"/>
              <w:ind w:left="1"/>
              <w:rPr>
                <w:sz w:val="24"/>
              </w:rPr>
            </w:pPr>
            <w:r>
              <w:rPr>
                <w:spacing w:val="-5"/>
                <w:sz w:val="24"/>
              </w:rPr>
              <w:t>10</w:t>
            </w:r>
          </w:p>
        </w:tc>
        <w:tc>
          <w:tcPr>
            <w:tcW w:w="1704" w:type="dxa"/>
            <w:tcBorders>
              <w:left w:val="single" w:sz="4" w:space="0" w:color="000000"/>
            </w:tcBorders>
          </w:tcPr>
          <w:p w14:paraId="5E22E3F7"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11</w:t>
            </w:r>
          </w:p>
        </w:tc>
        <w:tc>
          <w:tcPr>
            <w:tcW w:w="1581" w:type="dxa"/>
          </w:tcPr>
          <w:p w14:paraId="7B906AE5" w14:textId="77777777" w:rsidR="00036C99" w:rsidRDefault="004767C7">
            <w:pPr>
              <w:pStyle w:val="TableParagraph"/>
              <w:spacing w:line="269" w:lineRule="exact"/>
              <w:rPr>
                <w:sz w:val="24"/>
              </w:rPr>
            </w:pPr>
            <w:r>
              <w:rPr>
                <w:spacing w:val="-10"/>
                <w:sz w:val="24"/>
              </w:rPr>
              <w:t>6</w:t>
            </w:r>
          </w:p>
        </w:tc>
      </w:tr>
      <w:tr w:rsidR="00036C99" w14:paraId="12EFE8BD" w14:textId="77777777">
        <w:trPr>
          <w:trHeight w:val="288"/>
        </w:trPr>
        <w:tc>
          <w:tcPr>
            <w:tcW w:w="1912" w:type="dxa"/>
          </w:tcPr>
          <w:p w14:paraId="397C00ED"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2</w:t>
            </w:r>
          </w:p>
        </w:tc>
        <w:tc>
          <w:tcPr>
            <w:tcW w:w="1585" w:type="dxa"/>
            <w:tcBorders>
              <w:right w:val="single" w:sz="4" w:space="0" w:color="000000"/>
            </w:tcBorders>
          </w:tcPr>
          <w:p w14:paraId="653C4EF3" w14:textId="77777777" w:rsidR="00036C99" w:rsidRDefault="004767C7">
            <w:pPr>
              <w:pStyle w:val="TableParagraph"/>
              <w:spacing w:line="269" w:lineRule="exact"/>
              <w:ind w:left="1"/>
              <w:rPr>
                <w:sz w:val="24"/>
              </w:rPr>
            </w:pPr>
            <w:r>
              <w:rPr>
                <w:spacing w:val="-10"/>
                <w:sz w:val="24"/>
              </w:rPr>
              <w:t>4</w:t>
            </w:r>
          </w:p>
        </w:tc>
        <w:tc>
          <w:tcPr>
            <w:tcW w:w="1704" w:type="dxa"/>
            <w:tcBorders>
              <w:left w:val="single" w:sz="4" w:space="0" w:color="000000"/>
            </w:tcBorders>
          </w:tcPr>
          <w:p w14:paraId="55ADABB9"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12</w:t>
            </w:r>
          </w:p>
        </w:tc>
        <w:tc>
          <w:tcPr>
            <w:tcW w:w="1581" w:type="dxa"/>
          </w:tcPr>
          <w:p w14:paraId="02A1C42F" w14:textId="77777777" w:rsidR="00036C99" w:rsidRDefault="004767C7">
            <w:pPr>
              <w:pStyle w:val="TableParagraph"/>
              <w:spacing w:line="269" w:lineRule="exact"/>
              <w:rPr>
                <w:sz w:val="24"/>
              </w:rPr>
            </w:pPr>
            <w:r>
              <w:rPr>
                <w:spacing w:val="-10"/>
                <w:sz w:val="24"/>
              </w:rPr>
              <w:t>6</w:t>
            </w:r>
          </w:p>
        </w:tc>
      </w:tr>
      <w:tr w:rsidR="00036C99" w14:paraId="2CA4FF0C" w14:textId="77777777">
        <w:trPr>
          <w:trHeight w:val="288"/>
        </w:trPr>
        <w:tc>
          <w:tcPr>
            <w:tcW w:w="1912" w:type="dxa"/>
          </w:tcPr>
          <w:p w14:paraId="18C04DD7"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3</w:t>
            </w:r>
          </w:p>
        </w:tc>
        <w:tc>
          <w:tcPr>
            <w:tcW w:w="1585" w:type="dxa"/>
            <w:tcBorders>
              <w:right w:val="single" w:sz="4" w:space="0" w:color="000000"/>
            </w:tcBorders>
          </w:tcPr>
          <w:p w14:paraId="2476FDE9" w14:textId="77777777" w:rsidR="00036C99" w:rsidRDefault="004767C7">
            <w:pPr>
              <w:pStyle w:val="TableParagraph"/>
              <w:spacing w:line="269" w:lineRule="exact"/>
              <w:ind w:left="1"/>
              <w:rPr>
                <w:sz w:val="24"/>
              </w:rPr>
            </w:pPr>
            <w:r>
              <w:rPr>
                <w:spacing w:val="-10"/>
                <w:sz w:val="24"/>
              </w:rPr>
              <w:t>5</w:t>
            </w:r>
          </w:p>
        </w:tc>
        <w:tc>
          <w:tcPr>
            <w:tcW w:w="1704" w:type="dxa"/>
            <w:tcBorders>
              <w:left w:val="single" w:sz="4" w:space="0" w:color="000000"/>
            </w:tcBorders>
          </w:tcPr>
          <w:p w14:paraId="03F78E18"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13</w:t>
            </w:r>
          </w:p>
        </w:tc>
        <w:tc>
          <w:tcPr>
            <w:tcW w:w="1581" w:type="dxa"/>
          </w:tcPr>
          <w:p w14:paraId="4B12D5E8" w14:textId="77777777" w:rsidR="00036C99" w:rsidRDefault="004767C7">
            <w:pPr>
              <w:pStyle w:val="TableParagraph"/>
              <w:spacing w:line="269" w:lineRule="exact"/>
              <w:rPr>
                <w:sz w:val="24"/>
              </w:rPr>
            </w:pPr>
            <w:r>
              <w:rPr>
                <w:spacing w:val="-10"/>
                <w:sz w:val="24"/>
              </w:rPr>
              <w:t>5</w:t>
            </w:r>
          </w:p>
        </w:tc>
      </w:tr>
      <w:tr w:rsidR="00036C99" w14:paraId="5B22A5CC" w14:textId="77777777">
        <w:trPr>
          <w:trHeight w:val="288"/>
        </w:trPr>
        <w:tc>
          <w:tcPr>
            <w:tcW w:w="1912" w:type="dxa"/>
          </w:tcPr>
          <w:p w14:paraId="50D93A10"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4</w:t>
            </w:r>
          </w:p>
        </w:tc>
        <w:tc>
          <w:tcPr>
            <w:tcW w:w="1585" w:type="dxa"/>
            <w:tcBorders>
              <w:right w:val="single" w:sz="4" w:space="0" w:color="000000"/>
            </w:tcBorders>
          </w:tcPr>
          <w:p w14:paraId="38955553" w14:textId="77777777" w:rsidR="00036C99" w:rsidRDefault="004767C7">
            <w:pPr>
              <w:pStyle w:val="TableParagraph"/>
              <w:spacing w:line="269" w:lineRule="exact"/>
              <w:ind w:left="1"/>
              <w:rPr>
                <w:sz w:val="24"/>
              </w:rPr>
            </w:pPr>
            <w:r>
              <w:rPr>
                <w:spacing w:val="-10"/>
                <w:sz w:val="24"/>
              </w:rPr>
              <w:t>5</w:t>
            </w:r>
          </w:p>
        </w:tc>
        <w:tc>
          <w:tcPr>
            <w:tcW w:w="1704" w:type="dxa"/>
            <w:tcBorders>
              <w:left w:val="single" w:sz="4" w:space="0" w:color="000000"/>
            </w:tcBorders>
          </w:tcPr>
          <w:p w14:paraId="53F71F00"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14</w:t>
            </w:r>
          </w:p>
        </w:tc>
        <w:tc>
          <w:tcPr>
            <w:tcW w:w="1581" w:type="dxa"/>
          </w:tcPr>
          <w:p w14:paraId="4A6D38A3" w14:textId="77777777" w:rsidR="00036C99" w:rsidRDefault="004767C7">
            <w:pPr>
              <w:pStyle w:val="TableParagraph"/>
              <w:spacing w:line="269" w:lineRule="exact"/>
              <w:rPr>
                <w:sz w:val="24"/>
              </w:rPr>
            </w:pPr>
            <w:r>
              <w:rPr>
                <w:spacing w:val="-10"/>
                <w:sz w:val="24"/>
              </w:rPr>
              <w:t>5</w:t>
            </w:r>
          </w:p>
        </w:tc>
      </w:tr>
      <w:tr w:rsidR="00036C99" w14:paraId="46AF028C" w14:textId="77777777">
        <w:trPr>
          <w:trHeight w:val="288"/>
        </w:trPr>
        <w:tc>
          <w:tcPr>
            <w:tcW w:w="1912" w:type="dxa"/>
          </w:tcPr>
          <w:p w14:paraId="5B3F621E"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5</w:t>
            </w:r>
          </w:p>
        </w:tc>
        <w:tc>
          <w:tcPr>
            <w:tcW w:w="1585" w:type="dxa"/>
            <w:tcBorders>
              <w:right w:val="single" w:sz="4" w:space="0" w:color="000000"/>
            </w:tcBorders>
          </w:tcPr>
          <w:p w14:paraId="29A3FF07" w14:textId="77777777" w:rsidR="00036C99" w:rsidRDefault="004767C7">
            <w:pPr>
              <w:pStyle w:val="TableParagraph"/>
              <w:spacing w:line="269" w:lineRule="exact"/>
              <w:ind w:left="1"/>
              <w:rPr>
                <w:sz w:val="24"/>
              </w:rPr>
            </w:pPr>
            <w:r>
              <w:rPr>
                <w:spacing w:val="-10"/>
                <w:sz w:val="24"/>
              </w:rPr>
              <w:t>5</w:t>
            </w:r>
          </w:p>
        </w:tc>
        <w:tc>
          <w:tcPr>
            <w:tcW w:w="1704" w:type="dxa"/>
            <w:tcBorders>
              <w:left w:val="single" w:sz="4" w:space="0" w:color="000000"/>
            </w:tcBorders>
          </w:tcPr>
          <w:p w14:paraId="137B7920"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15</w:t>
            </w:r>
          </w:p>
        </w:tc>
        <w:tc>
          <w:tcPr>
            <w:tcW w:w="1581" w:type="dxa"/>
          </w:tcPr>
          <w:p w14:paraId="02E28257" w14:textId="77777777" w:rsidR="00036C99" w:rsidRDefault="004767C7">
            <w:pPr>
              <w:pStyle w:val="TableParagraph"/>
              <w:spacing w:line="269" w:lineRule="exact"/>
              <w:rPr>
                <w:sz w:val="24"/>
              </w:rPr>
            </w:pPr>
            <w:r>
              <w:rPr>
                <w:spacing w:val="-10"/>
                <w:sz w:val="24"/>
              </w:rPr>
              <w:t>3</w:t>
            </w:r>
          </w:p>
        </w:tc>
      </w:tr>
      <w:tr w:rsidR="00036C99" w14:paraId="49B24A61" w14:textId="77777777">
        <w:trPr>
          <w:trHeight w:val="288"/>
        </w:trPr>
        <w:tc>
          <w:tcPr>
            <w:tcW w:w="1912" w:type="dxa"/>
          </w:tcPr>
          <w:p w14:paraId="43017E84"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6</w:t>
            </w:r>
          </w:p>
        </w:tc>
        <w:tc>
          <w:tcPr>
            <w:tcW w:w="1585" w:type="dxa"/>
            <w:tcBorders>
              <w:right w:val="single" w:sz="4" w:space="0" w:color="000000"/>
            </w:tcBorders>
          </w:tcPr>
          <w:p w14:paraId="2B5F6DA3" w14:textId="77777777" w:rsidR="00036C99" w:rsidRDefault="004767C7">
            <w:pPr>
              <w:pStyle w:val="TableParagraph"/>
              <w:spacing w:line="269" w:lineRule="exact"/>
              <w:ind w:left="1"/>
              <w:rPr>
                <w:sz w:val="24"/>
              </w:rPr>
            </w:pPr>
            <w:r>
              <w:rPr>
                <w:spacing w:val="-10"/>
                <w:sz w:val="24"/>
              </w:rPr>
              <w:t>4</w:t>
            </w:r>
          </w:p>
        </w:tc>
        <w:tc>
          <w:tcPr>
            <w:tcW w:w="1704" w:type="dxa"/>
            <w:tcBorders>
              <w:left w:val="single" w:sz="4" w:space="0" w:color="000000"/>
            </w:tcBorders>
          </w:tcPr>
          <w:p w14:paraId="06FDDE56"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16</w:t>
            </w:r>
          </w:p>
        </w:tc>
        <w:tc>
          <w:tcPr>
            <w:tcW w:w="1581" w:type="dxa"/>
          </w:tcPr>
          <w:p w14:paraId="54472DBB" w14:textId="77777777" w:rsidR="00036C99" w:rsidRDefault="004767C7">
            <w:pPr>
              <w:pStyle w:val="TableParagraph"/>
              <w:spacing w:line="269" w:lineRule="exact"/>
              <w:rPr>
                <w:sz w:val="24"/>
              </w:rPr>
            </w:pPr>
            <w:r>
              <w:rPr>
                <w:spacing w:val="-10"/>
                <w:sz w:val="24"/>
              </w:rPr>
              <w:t>3</w:t>
            </w:r>
          </w:p>
        </w:tc>
      </w:tr>
      <w:tr w:rsidR="00036C99" w14:paraId="4B7F5753" w14:textId="77777777">
        <w:trPr>
          <w:trHeight w:val="288"/>
        </w:trPr>
        <w:tc>
          <w:tcPr>
            <w:tcW w:w="1912" w:type="dxa"/>
          </w:tcPr>
          <w:p w14:paraId="57DC5735"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7</w:t>
            </w:r>
          </w:p>
        </w:tc>
        <w:tc>
          <w:tcPr>
            <w:tcW w:w="1585" w:type="dxa"/>
            <w:tcBorders>
              <w:right w:val="single" w:sz="4" w:space="0" w:color="000000"/>
            </w:tcBorders>
          </w:tcPr>
          <w:p w14:paraId="3B0A82A4" w14:textId="77777777" w:rsidR="00036C99" w:rsidRDefault="004767C7">
            <w:pPr>
              <w:pStyle w:val="TableParagraph"/>
              <w:spacing w:line="269" w:lineRule="exact"/>
              <w:ind w:left="1"/>
              <w:rPr>
                <w:sz w:val="24"/>
              </w:rPr>
            </w:pPr>
            <w:r>
              <w:rPr>
                <w:spacing w:val="-10"/>
                <w:sz w:val="24"/>
              </w:rPr>
              <w:t>4</w:t>
            </w:r>
          </w:p>
        </w:tc>
        <w:tc>
          <w:tcPr>
            <w:tcW w:w="1704" w:type="dxa"/>
            <w:tcBorders>
              <w:left w:val="single" w:sz="4" w:space="0" w:color="000000"/>
            </w:tcBorders>
          </w:tcPr>
          <w:p w14:paraId="1D42A71F"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17</w:t>
            </w:r>
          </w:p>
        </w:tc>
        <w:tc>
          <w:tcPr>
            <w:tcW w:w="1581" w:type="dxa"/>
          </w:tcPr>
          <w:p w14:paraId="21120610" w14:textId="77777777" w:rsidR="00036C99" w:rsidRDefault="004767C7">
            <w:pPr>
              <w:pStyle w:val="TableParagraph"/>
              <w:spacing w:line="269" w:lineRule="exact"/>
              <w:rPr>
                <w:sz w:val="24"/>
              </w:rPr>
            </w:pPr>
            <w:r>
              <w:rPr>
                <w:spacing w:val="-10"/>
                <w:sz w:val="24"/>
              </w:rPr>
              <w:t>3</w:t>
            </w:r>
          </w:p>
        </w:tc>
      </w:tr>
      <w:tr w:rsidR="00036C99" w14:paraId="6C99A461" w14:textId="77777777">
        <w:trPr>
          <w:trHeight w:val="288"/>
        </w:trPr>
        <w:tc>
          <w:tcPr>
            <w:tcW w:w="1912" w:type="dxa"/>
          </w:tcPr>
          <w:p w14:paraId="6F45D7E0" w14:textId="77777777" w:rsidR="00036C99" w:rsidRDefault="004767C7">
            <w:pPr>
              <w:pStyle w:val="TableParagraph"/>
              <w:spacing w:line="269" w:lineRule="exact"/>
              <w:ind w:left="119"/>
              <w:jc w:val="left"/>
              <w:rPr>
                <w:sz w:val="24"/>
              </w:rPr>
            </w:pPr>
            <w:r>
              <w:rPr>
                <w:sz w:val="24"/>
              </w:rPr>
              <w:t>Bairro</w:t>
            </w:r>
            <w:r>
              <w:rPr>
                <w:spacing w:val="-8"/>
                <w:sz w:val="24"/>
              </w:rPr>
              <w:t xml:space="preserve"> </w:t>
            </w:r>
            <w:r>
              <w:rPr>
                <w:spacing w:val="-10"/>
                <w:sz w:val="24"/>
              </w:rPr>
              <w:t>8</w:t>
            </w:r>
          </w:p>
        </w:tc>
        <w:tc>
          <w:tcPr>
            <w:tcW w:w="1585" w:type="dxa"/>
            <w:tcBorders>
              <w:right w:val="single" w:sz="4" w:space="0" w:color="000000"/>
            </w:tcBorders>
          </w:tcPr>
          <w:p w14:paraId="6577AC93" w14:textId="77777777" w:rsidR="00036C99" w:rsidRDefault="004767C7">
            <w:pPr>
              <w:pStyle w:val="TableParagraph"/>
              <w:spacing w:line="269" w:lineRule="exact"/>
              <w:ind w:left="1"/>
              <w:rPr>
                <w:sz w:val="24"/>
              </w:rPr>
            </w:pPr>
            <w:r>
              <w:rPr>
                <w:spacing w:val="-10"/>
                <w:sz w:val="24"/>
              </w:rPr>
              <w:t>4</w:t>
            </w:r>
          </w:p>
        </w:tc>
        <w:tc>
          <w:tcPr>
            <w:tcW w:w="1704" w:type="dxa"/>
            <w:tcBorders>
              <w:left w:val="single" w:sz="4" w:space="0" w:color="000000"/>
            </w:tcBorders>
          </w:tcPr>
          <w:p w14:paraId="3B247B83" w14:textId="77777777" w:rsidR="00036C99" w:rsidRDefault="004767C7">
            <w:pPr>
              <w:pStyle w:val="TableParagraph"/>
              <w:spacing w:line="269" w:lineRule="exact"/>
              <w:ind w:left="118"/>
              <w:jc w:val="left"/>
              <w:rPr>
                <w:sz w:val="24"/>
              </w:rPr>
            </w:pPr>
            <w:r>
              <w:rPr>
                <w:sz w:val="24"/>
              </w:rPr>
              <w:t>Bairro</w:t>
            </w:r>
            <w:r>
              <w:rPr>
                <w:spacing w:val="-8"/>
                <w:sz w:val="24"/>
              </w:rPr>
              <w:t xml:space="preserve"> </w:t>
            </w:r>
            <w:r>
              <w:rPr>
                <w:spacing w:val="-5"/>
                <w:sz w:val="24"/>
              </w:rPr>
              <w:t>18</w:t>
            </w:r>
          </w:p>
        </w:tc>
        <w:tc>
          <w:tcPr>
            <w:tcW w:w="1581" w:type="dxa"/>
          </w:tcPr>
          <w:p w14:paraId="01A330F4" w14:textId="77777777" w:rsidR="00036C99" w:rsidRDefault="004767C7">
            <w:pPr>
              <w:pStyle w:val="TableParagraph"/>
              <w:spacing w:line="269" w:lineRule="exact"/>
              <w:rPr>
                <w:sz w:val="24"/>
              </w:rPr>
            </w:pPr>
            <w:r>
              <w:rPr>
                <w:spacing w:val="-10"/>
                <w:sz w:val="24"/>
              </w:rPr>
              <w:t>4</w:t>
            </w:r>
          </w:p>
        </w:tc>
      </w:tr>
      <w:tr w:rsidR="00036C99" w14:paraId="6A5719A6" w14:textId="77777777">
        <w:trPr>
          <w:trHeight w:val="306"/>
        </w:trPr>
        <w:tc>
          <w:tcPr>
            <w:tcW w:w="1912" w:type="dxa"/>
            <w:tcBorders>
              <w:bottom w:val="single" w:sz="4" w:space="0" w:color="000000"/>
            </w:tcBorders>
          </w:tcPr>
          <w:p w14:paraId="5D440FBA" w14:textId="77777777" w:rsidR="00036C99" w:rsidRDefault="004767C7">
            <w:pPr>
              <w:pStyle w:val="TableParagraph"/>
              <w:spacing w:line="273" w:lineRule="exact"/>
              <w:ind w:left="119"/>
              <w:jc w:val="left"/>
              <w:rPr>
                <w:sz w:val="24"/>
              </w:rPr>
            </w:pPr>
            <w:r>
              <w:rPr>
                <w:sz w:val="24"/>
              </w:rPr>
              <w:t>Bairro</w:t>
            </w:r>
            <w:r>
              <w:rPr>
                <w:spacing w:val="-8"/>
                <w:sz w:val="24"/>
              </w:rPr>
              <w:t xml:space="preserve"> </w:t>
            </w:r>
            <w:r>
              <w:rPr>
                <w:spacing w:val="-10"/>
                <w:sz w:val="24"/>
              </w:rPr>
              <w:t>9</w:t>
            </w:r>
          </w:p>
        </w:tc>
        <w:tc>
          <w:tcPr>
            <w:tcW w:w="1585" w:type="dxa"/>
            <w:tcBorders>
              <w:bottom w:val="single" w:sz="4" w:space="0" w:color="000000"/>
              <w:right w:val="single" w:sz="4" w:space="0" w:color="000000"/>
            </w:tcBorders>
          </w:tcPr>
          <w:p w14:paraId="171C4CEE" w14:textId="77777777" w:rsidR="00036C99" w:rsidRDefault="004767C7">
            <w:pPr>
              <w:pStyle w:val="TableParagraph"/>
              <w:spacing w:line="273" w:lineRule="exact"/>
              <w:ind w:left="1"/>
              <w:rPr>
                <w:sz w:val="24"/>
              </w:rPr>
            </w:pPr>
            <w:r>
              <w:rPr>
                <w:spacing w:val="-10"/>
                <w:sz w:val="24"/>
              </w:rPr>
              <w:t>4</w:t>
            </w:r>
          </w:p>
        </w:tc>
        <w:tc>
          <w:tcPr>
            <w:tcW w:w="1704" w:type="dxa"/>
            <w:tcBorders>
              <w:left w:val="single" w:sz="4" w:space="0" w:color="000000"/>
              <w:bottom w:val="single" w:sz="4" w:space="0" w:color="000000"/>
            </w:tcBorders>
          </w:tcPr>
          <w:p w14:paraId="33C011B1" w14:textId="77777777" w:rsidR="00036C99" w:rsidRDefault="004767C7">
            <w:pPr>
              <w:pStyle w:val="TableParagraph"/>
              <w:spacing w:line="273" w:lineRule="exact"/>
              <w:ind w:left="118"/>
              <w:jc w:val="left"/>
              <w:rPr>
                <w:sz w:val="24"/>
              </w:rPr>
            </w:pPr>
            <w:r>
              <w:rPr>
                <w:sz w:val="24"/>
              </w:rPr>
              <w:t>Fim</w:t>
            </w:r>
            <w:r>
              <w:rPr>
                <w:spacing w:val="-4"/>
                <w:sz w:val="24"/>
              </w:rPr>
              <w:t xml:space="preserve"> </w:t>
            </w:r>
            <w:r>
              <w:rPr>
                <w:sz w:val="24"/>
              </w:rPr>
              <w:t>–</w:t>
            </w:r>
            <w:r>
              <w:rPr>
                <w:spacing w:val="-4"/>
                <w:sz w:val="24"/>
              </w:rPr>
              <w:t xml:space="preserve"> </w:t>
            </w:r>
            <w:r>
              <w:rPr>
                <w:spacing w:val="-2"/>
                <w:sz w:val="24"/>
              </w:rPr>
              <w:t>Empresa</w:t>
            </w:r>
          </w:p>
        </w:tc>
        <w:tc>
          <w:tcPr>
            <w:tcW w:w="1581" w:type="dxa"/>
            <w:tcBorders>
              <w:bottom w:val="single" w:sz="4" w:space="0" w:color="000000"/>
            </w:tcBorders>
          </w:tcPr>
          <w:p w14:paraId="6A7374DC" w14:textId="77777777" w:rsidR="00036C99" w:rsidRDefault="004767C7">
            <w:pPr>
              <w:pStyle w:val="TableParagraph"/>
              <w:spacing w:line="273" w:lineRule="exact"/>
              <w:rPr>
                <w:sz w:val="24"/>
              </w:rPr>
            </w:pPr>
            <w:r>
              <w:rPr>
                <w:spacing w:val="-10"/>
                <w:sz w:val="24"/>
              </w:rPr>
              <w:t>0</w:t>
            </w:r>
          </w:p>
        </w:tc>
      </w:tr>
    </w:tbl>
    <w:p w14:paraId="2A7FED91" w14:textId="77777777" w:rsidR="00036C99" w:rsidRDefault="004767C7">
      <w:pPr>
        <w:ind w:left="2042" w:right="2008"/>
        <w:jc w:val="center"/>
      </w:pPr>
      <w:r>
        <w:rPr>
          <w:b/>
        </w:rPr>
        <w:t>Fonte:</w:t>
      </w:r>
      <w:r>
        <w:rPr>
          <w:b/>
          <w:spacing w:val="1"/>
        </w:rPr>
        <w:t xml:space="preserve"> </w:t>
      </w:r>
      <w:r>
        <w:t>Autores</w:t>
      </w:r>
      <w:r>
        <w:rPr>
          <w:spacing w:val="-10"/>
        </w:rPr>
        <w:t xml:space="preserve"> </w:t>
      </w:r>
      <w:r>
        <w:rPr>
          <w:spacing w:val="-2"/>
        </w:rPr>
        <w:t>(2026).</w:t>
      </w:r>
    </w:p>
    <w:p w14:paraId="08C99B9C" w14:textId="77777777" w:rsidR="00036C99" w:rsidRDefault="00036C99">
      <w:pPr>
        <w:pStyle w:val="Corpodetexto"/>
        <w:spacing w:before="227"/>
        <w:rPr>
          <w:sz w:val="22"/>
        </w:rPr>
      </w:pPr>
    </w:p>
    <w:p w14:paraId="39637189" w14:textId="77777777" w:rsidR="00036C99" w:rsidRDefault="004767C7">
      <w:pPr>
        <w:pStyle w:val="Corpodetexto"/>
        <w:spacing w:line="376" w:lineRule="auto"/>
        <w:ind w:left="140" w:right="101" w:firstLine="1133"/>
        <w:jc w:val="both"/>
      </w:pPr>
      <w:r>
        <w:t>Por meio dos elementos obtidos, foi possível realizar o mapeamento das coorde-nadas geográficas e a representação visual da área de estudo utilizando o Google Earth. Esse procedimento</w:t>
      </w:r>
      <w:r>
        <w:rPr>
          <w:spacing w:val="-8"/>
        </w:rPr>
        <w:t xml:space="preserve"> </w:t>
      </w:r>
      <w:r>
        <w:t>permitiu</w:t>
      </w:r>
      <w:r>
        <w:rPr>
          <w:spacing w:val="-8"/>
        </w:rPr>
        <w:t xml:space="preserve"> </w:t>
      </w:r>
      <w:r>
        <w:t>analisar</w:t>
      </w:r>
      <w:r>
        <w:rPr>
          <w:spacing w:val="-8"/>
        </w:rPr>
        <w:t xml:space="preserve"> </w:t>
      </w:r>
      <w:r>
        <w:t>a</w:t>
      </w:r>
      <w:r>
        <w:rPr>
          <w:spacing w:val="-8"/>
        </w:rPr>
        <w:t xml:space="preserve"> </w:t>
      </w:r>
      <w:r>
        <w:t>distribuição</w:t>
      </w:r>
      <w:r>
        <w:rPr>
          <w:spacing w:val="-8"/>
        </w:rPr>
        <w:t xml:space="preserve"> </w:t>
      </w:r>
      <w:r>
        <w:t>das</w:t>
      </w:r>
      <w:r>
        <w:rPr>
          <w:spacing w:val="-8"/>
        </w:rPr>
        <w:t xml:space="preserve"> </w:t>
      </w:r>
      <w:r>
        <w:t>zonas</w:t>
      </w:r>
      <w:r>
        <w:rPr>
          <w:spacing w:val="-8"/>
        </w:rPr>
        <w:t xml:space="preserve"> </w:t>
      </w:r>
      <w:r>
        <w:t>dos</w:t>
      </w:r>
      <w:r>
        <w:rPr>
          <w:spacing w:val="-8"/>
        </w:rPr>
        <w:t xml:space="preserve"> </w:t>
      </w:r>
      <w:r>
        <w:t>bairros</w:t>
      </w:r>
      <w:r>
        <w:rPr>
          <w:spacing w:val="-8"/>
        </w:rPr>
        <w:t xml:space="preserve"> </w:t>
      </w:r>
      <w:r>
        <w:t>e</w:t>
      </w:r>
      <w:r>
        <w:rPr>
          <w:spacing w:val="-8"/>
        </w:rPr>
        <w:t xml:space="preserve"> </w:t>
      </w:r>
      <w:r>
        <w:t>identificar</w:t>
      </w:r>
      <w:r>
        <w:rPr>
          <w:spacing w:val="-8"/>
        </w:rPr>
        <w:t xml:space="preserve"> </w:t>
      </w:r>
      <w:r>
        <w:t>a</w:t>
      </w:r>
      <w:r>
        <w:rPr>
          <w:spacing w:val="-8"/>
        </w:rPr>
        <w:t xml:space="preserve"> </w:t>
      </w:r>
      <w:r>
        <w:t>concentração dos funcionários em cada região.</w:t>
      </w:r>
    </w:p>
    <w:p w14:paraId="77BE1191" w14:textId="70C55148" w:rsidR="00036C99" w:rsidRDefault="004767C7" w:rsidP="00412C0B">
      <w:pPr>
        <w:pStyle w:val="Corpodetexto"/>
        <w:spacing w:before="1" w:line="376" w:lineRule="auto"/>
        <w:ind w:left="140" w:right="137" w:firstLine="1133"/>
        <w:jc w:val="both"/>
      </w:pPr>
      <w:r>
        <w:t xml:space="preserve">No estudo de </w:t>
      </w:r>
      <w:hyperlink w:anchor="_bookmark36" w:history="1">
        <w:r>
          <w:t>Sather</w:t>
        </w:r>
      </w:hyperlink>
      <w:r>
        <w:t xml:space="preserve"> </w:t>
      </w:r>
      <w:hyperlink w:anchor="_bookmark36" w:history="1">
        <w:r>
          <w:t>(2008),</w:t>
        </w:r>
      </w:hyperlink>
      <w:r>
        <w:t xml:space="preserve"> ressalta-se a necessidade de propor previamente as possíveis instalações em pontos estratégicos.</w:t>
      </w:r>
      <w:r>
        <w:rPr>
          <w:spacing w:val="40"/>
        </w:rPr>
        <w:t xml:space="preserve"> </w:t>
      </w:r>
      <w:r>
        <w:t>No caso deste estudo de roteamento</w:t>
      </w:r>
      <w:ins w:id="238" w:author="Samantha Araújo" w:date="2026-09-21T14:05:00Z" w16du:dateUtc="2026-09-21T17:05:00Z">
        <w:r w:rsidR="00412C0B">
          <w:t xml:space="preserve"> no estudo de Sather (2008)?</w:t>
        </w:r>
      </w:ins>
      <w:r>
        <w:t>, foram propostas</w:t>
      </w:r>
      <w:r>
        <w:rPr>
          <w:spacing w:val="-6"/>
        </w:rPr>
        <w:t xml:space="preserve"> </w:t>
      </w:r>
      <w:r>
        <w:t>duas</w:t>
      </w:r>
      <w:r>
        <w:rPr>
          <w:spacing w:val="-6"/>
        </w:rPr>
        <w:t xml:space="preserve"> </w:t>
      </w:r>
      <w:r>
        <w:t>possíveis</w:t>
      </w:r>
      <w:r>
        <w:rPr>
          <w:spacing w:val="-6"/>
        </w:rPr>
        <w:t xml:space="preserve"> </w:t>
      </w:r>
      <w:r>
        <w:t>paradas</w:t>
      </w:r>
      <w:r>
        <w:rPr>
          <w:spacing w:val="-6"/>
        </w:rPr>
        <w:t xml:space="preserve"> </w:t>
      </w:r>
      <w:r>
        <w:t>em</w:t>
      </w:r>
      <w:r>
        <w:rPr>
          <w:spacing w:val="-6"/>
        </w:rPr>
        <w:t xml:space="preserve"> </w:t>
      </w:r>
      <w:r>
        <w:t>cada</w:t>
      </w:r>
      <w:r>
        <w:rPr>
          <w:spacing w:val="-6"/>
        </w:rPr>
        <w:t xml:space="preserve"> </w:t>
      </w:r>
      <w:r>
        <w:t>bairro,</w:t>
      </w:r>
      <w:r>
        <w:rPr>
          <w:spacing w:val="-6"/>
        </w:rPr>
        <w:t xml:space="preserve"> </w:t>
      </w:r>
      <w:r>
        <w:t>localizadas</w:t>
      </w:r>
      <w:r>
        <w:rPr>
          <w:spacing w:val="-6"/>
        </w:rPr>
        <w:t xml:space="preserve"> </w:t>
      </w:r>
      <w:r>
        <w:t>em</w:t>
      </w:r>
      <w:r>
        <w:rPr>
          <w:spacing w:val="-6"/>
        </w:rPr>
        <w:t xml:space="preserve"> </w:t>
      </w:r>
      <w:r>
        <w:t>pontos</w:t>
      </w:r>
      <w:r>
        <w:rPr>
          <w:spacing w:val="-6"/>
        </w:rPr>
        <w:t xml:space="preserve"> </w:t>
      </w:r>
      <w:r>
        <w:t>de</w:t>
      </w:r>
      <w:r>
        <w:rPr>
          <w:spacing w:val="-6"/>
        </w:rPr>
        <w:t xml:space="preserve"> </w:t>
      </w:r>
      <w:r>
        <w:t>fácil</w:t>
      </w:r>
      <w:r>
        <w:rPr>
          <w:spacing w:val="-6"/>
        </w:rPr>
        <w:t xml:space="preserve"> </w:t>
      </w:r>
      <w:r>
        <w:t>acesso</w:t>
      </w:r>
      <w:r>
        <w:rPr>
          <w:spacing w:val="-6"/>
        </w:rPr>
        <w:t xml:space="preserve"> </w:t>
      </w:r>
      <w:r>
        <w:t>e</w:t>
      </w:r>
      <w:r>
        <w:rPr>
          <w:spacing w:val="-6"/>
        </w:rPr>
        <w:t xml:space="preserve"> </w:t>
      </w:r>
      <w:r>
        <w:t>maior segurança, como avenidas principais, praças e postos de gasolina.</w:t>
      </w:r>
      <w:r>
        <w:rPr>
          <w:spacing w:val="40"/>
        </w:rPr>
        <w:t xml:space="preserve"> </w:t>
      </w:r>
      <w:r>
        <w:t>O autor destaca que essa definição</w:t>
      </w:r>
      <w:r>
        <w:rPr>
          <w:spacing w:val="-5"/>
        </w:rPr>
        <w:t xml:space="preserve"> </w:t>
      </w:r>
      <w:r>
        <w:t>prévia</w:t>
      </w:r>
      <w:r>
        <w:rPr>
          <w:spacing w:val="-5"/>
        </w:rPr>
        <w:t xml:space="preserve"> </w:t>
      </w:r>
      <w:r>
        <w:t>das</w:t>
      </w:r>
      <w:r>
        <w:rPr>
          <w:spacing w:val="-5"/>
        </w:rPr>
        <w:t xml:space="preserve"> </w:t>
      </w:r>
      <w:r>
        <w:t>possíveis</w:t>
      </w:r>
      <w:r>
        <w:rPr>
          <w:spacing w:val="-5"/>
        </w:rPr>
        <w:t xml:space="preserve"> </w:t>
      </w:r>
      <w:r>
        <w:t>instalações</w:t>
      </w:r>
      <w:r>
        <w:rPr>
          <w:spacing w:val="-5"/>
        </w:rPr>
        <w:t xml:space="preserve"> </w:t>
      </w:r>
      <w:r>
        <w:t>tem</w:t>
      </w:r>
      <w:r>
        <w:rPr>
          <w:spacing w:val="-5"/>
        </w:rPr>
        <w:t xml:space="preserve"> </w:t>
      </w:r>
      <w:r>
        <w:t>a</w:t>
      </w:r>
      <w:r>
        <w:rPr>
          <w:spacing w:val="-5"/>
        </w:rPr>
        <w:t xml:space="preserve"> </w:t>
      </w:r>
      <w:r>
        <w:t>finalidade</w:t>
      </w:r>
      <w:r>
        <w:rPr>
          <w:spacing w:val="-5"/>
        </w:rPr>
        <w:t xml:space="preserve"> </w:t>
      </w:r>
      <w:r>
        <w:t>de</w:t>
      </w:r>
      <w:r>
        <w:rPr>
          <w:spacing w:val="-5"/>
        </w:rPr>
        <w:t xml:space="preserve"> </w:t>
      </w:r>
      <w:r>
        <w:t>permitir</w:t>
      </w:r>
      <w:r>
        <w:rPr>
          <w:spacing w:val="-5"/>
        </w:rPr>
        <w:t xml:space="preserve"> </w:t>
      </w:r>
      <w:r>
        <w:t>que</w:t>
      </w:r>
      <w:r>
        <w:rPr>
          <w:spacing w:val="-5"/>
        </w:rPr>
        <w:t xml:space="preserve"> </w:t>
      </w:r>
      <w:r>
        <w:t>o</w:t>
      </w:r>
      <w:r>
        <w:rPr>
          <w:spacing w:val="-5"/>
        </w:rPr>
        <w:t xml:space="preserve"> </w:t>
      </w:r>
      <w:r>
        <w:t>modelo</w:t>
      </w:r>
      <w:r>
        <w:rPr>
          <w:spacing w:val="-5"/>
        </w:rPr>
        <w:t xml:space="preserve"> </w:t>
      </w:r>
      <w:r>
        <w:t>determine aquela</w:t>
      </w:r>
      <w:r>
        <w:rPr>
          <w:spacing w:val="-8"/>
        </w:rPr>
        <w:t xml:space="preserve"> </w:t>
      </w:r>
      <w:r>
        <w:t>que</w:t>
      </w:r>
      <w:r>
        <w:rPr>
          <w:spacing w:val="-8"/>
        </w:rPr>
        <w:t xml:space="preserve"> </w:t>
      </w:r>
      <w:r>
        <w:t>proporcione</w:t>
      </w:r>
      <w:r>
        <w:rPr>
          <w:spacing w:val="-7"/>
        </w:rPr>
        <w:t xml:space="preserve"> </w:t>
      </w:r>
      <w:r>
        <w:t>a</w:t>
      </w:r>
      <w:r>
        <w:rPr>
          <w:spacing w:val="-8"/>
        </w:rPr>
        <w:t xml:space="preserve"> </w:t>
      </w:r>
      <w:r>
        <w:t>maior</w:t>
      </w:r>
      <w:r>
        <w:rPr>
          <w:spacing w:val="-8"/>
        </w:rPr>
        <w:t xml:space="preserve"> </w:t>
      </w:r>
      <w:r>
        <w:t>cobertura</w:t>
      </w:r>
      <w:r>
        <w:rPr>
          <w:spacing w:val="-7"/>
        </w:rPr>
        <w:t xml:space="preserve"> </w:t>
      </w:r>
      <w:r>
        <w:t>da</w:t>
      </w:r>
      <w:r>
        <w:rPr>
          <w:spacing w:val="-8"/>
        </w:rPr>
        <w:t xml:space="preserve"> </w:t>
      </w:r>
      <w:r>
        <w:t>demanda,</w:t>
      </w:r>
      <w:r>
        <w:rPr>
          <w:spacing w:val="-8"/>
        </w:rPr>
        <w:t xml:space="preserve"> </w:t>
      </w:r>
      <w:r>
        <w:t>atendendo</w:t>
      </w:r>
      <w:r>
        <w:rPr>
          <w:spacing w:val="-7"/>
        </w:rPr>
        <w:t xml:space="preserve"> </w:t>
      </w:r>
      <w:r>
        <w:t>ao</w:t>
      </w:r>
      <w:r>
        <w:rPr>
          <w:spacing w:val="-8"/>
        </w:rPr>
        <w:t xml:space="preserve"> </w:t>
      </w:r>
      <w:r>
        <w:t>maior</w:t>
      </w:r>
      <w:r>
        <w:rPr>
          <w:spacing w:val="-8"/>
        </w:rPr>
        <w:t xml:space="preserve"> </w:t>
      </w:r>
      <w:r>
        <w:t>número</w:t>
      </w:r>
      <w:r>
        <w:rPr>
          <w:spacing w:val="-7"/>
        </w:rPr>
        <w:t xml:space="preserve"> </w:t>
      </w:r>
      <w:r>
        <w:t>possível</w:t>
      </w:r>
      <w:r>
        <w:rPr>
          <w:spacing w:val="-8"/>
        </w:rPr>
        <w:t xml:space="preserve"> </w:t>
      </w:r>
      <w:r>
        <w:rPr>
          <w:spacing w:val="-5"/>
        </w:rPr>
        <w:t>de</w:t>
      </w:r>
      <w:r w:rsidR="00412C0B">
        <w:t xml:space="preserve"> </w:t>
      </w:r>
      <w:r>
        <w:t>funcionários.</w:t>
      </w:r>
      <w:r>
        <w:rPr>
          <w:spacing w:val="3"/>
        </w:rPr>
        <w:t xml:space="preserve"> </w:t>
      </w:r>
      <w:r>
        <w:t>Desta</w:t>
      </w:r>
      <w:r>
        <w:rPr>
          <w:spacing w:val="-10"/>
        </w:rPr>
        <w:t xml:space="preserve"> </w:t>
      </w:r>
      <w:r>
        <w:t>forma,</w:t>
      </w:r>
      <w:r>
        <w:rPr>
          <w:spacing w:val="-10"/>
        </w:rPr>
        <w:t xml:space="preserve"> </w:t>
      </w:r>
      <w:r>
        <w:t>ficaram</w:t>
      </w:r>
      <w:r>
        <w:rPr>
          <w:spacing w:val="-9"/>
        </w:rPr>
        <w:t xml:space="preserve"> </w:t>
      </w:r>
      <w:r>
        <w:t>definidas</w:t>
      </w:r>
      <w:r>
        <w:rPr>
          <w:spacing w:val="-10"/>
        </w:rPr>
        <w:t xml:space="preserve"> </w:t>
      </w:r>
      <w:r>
        <w:t>36</w:t>
      </w:r>
      <w:r>
        <w:rPr>
          <w:spacing w:val="-10"/>
        </w:rPr>
        <w:t xml:space="preserve"> </w:t>
      </w:r>
      <w:r>
        <w:t>instalação</w:t>
      </w:r>
      <w:r>
        <w:rPr>
          <w:spacing w:val="-9"/>
        </w:rPr>
        <w:t xml:space="preserve"> </w:t>
      </w:r>
      <w:r>
        <w:t>de</w:t>
      </w:r>
      <w:r>
        <w:rPr>
          <w:spacing w:val="-10"/>
        </w:rPr>
        <w:t xml:space="preserve"> </w:t>
      </w:r>
      <w:r>
        <w:t>paradas</w:t>
      </w:r>
      <w:r>
        <w:rPr>
          <w:spacing w:val="-9"/>
        </w:rPr>
        <w:t xml:space="preserve"> </w:t>
      </w:r>
      <w:r>
        <w:t>de</w:t>
      </w:r>
      <w:r>
        <w:rPr>
          <w:spacing w:val="-10"/>
        </w:rPr>
        <w:t xml:space="preserve"> </w:t>
      </w:r>
      <w:r>
        <w:t>embarque</w:t>
      </w:r>
      <w:r>
        <w:rPr>
          <w:spacing w:val="-10"/>
        </w:rPr>
        <w:t xml:space="preserve"> </w:t>
      </w:r>
      <w:r>
        <w:rPr>
          <w:spacing w:val="-2"/>
        </w:rPr>
        <w:t>possíveis.</w:t>
      </w:r>
    </w:p>
    <w:p w14:paraId="51B4D538" w14:textId="77777777" w:rsidR="00036C99" w:rsidRDefault="00036C99">
      <w:pPr>
        <w:pStyle w:val="Corpodetexto"/>
        <w:spacing w:before="240"/>
      </w:pPr>
    </w:p>
    <w:p w14:paraId="2164B4C4" w14:textId="77777777" w:rsidR="00036C99" w:rsidRDefault="004767C7">
      <w:pPr>
        <w:pStyle w:val="Ttulo1"/>
        <w:numPr>
          <w:ilvl w:val="1"/>
          <w:numId w:val="2"/>
        </w:numPr>
        <w:tabs>
          <w:tab w:val="left" w:pos="669"/>
        </w:tabs>
        <w:spacing w:before="1"/>
        <w:ind w:left="669"/>
      </w:pPr>
      <w:bookmarkStart w:id="239" w:name="Modelo_Matemático"/>
      <w:bookmarkEnd w:id="239"/>
      <w:r>
        <w:t>Modelo</w:t>
      </w:r>
      <w:r>
        <w:rPr>
          <w:spacing w:val="-9"/>
        </w:rPr>
        <w:t xml:space="preserve"> </w:t>
      </w:r>
      <w:r>
        <w:rPr>
          <w:spacing w:val="-2"/>
        </w:rPr>
        <w:t>Matemático</w:t>
      </w:r>
    </w:p>
    <w:p w14:paraId="2F777A80" w14:textId="77777777" w:rsidR="00036C99" w:rsidRDefault="00036C99">
      <w:pPr>
        <w:pStyle w:val="Corpodetexto"/>
        <w:spacing w:before="170"/>
        <w:rPr>
          <w:b/>
        </w:rPr>
      </w:pPr>
    </w:p>
    <w:p w14:paraId="15A35C4A" w14:textId="0AC0D947" w:rsidR="00036C99" w:rsidRDefault="004767C7">
      <w:pPr>
        <w:pStyle w:val="Corpodetexto"/>
        <w:spacing w:line="376" w:lineRule="auto"/>
        <w:ind w:left="134" w:right="141" w:firstLine="1139"/>
        <w:jc w:val="both"/>
        <w:rPr>
          <w:ins w:id="240" w:author="Samantha Araújo" w:date="2026-09-21T14:08:00Z" w16du:dateUtc="2026-09-21T17:08:00Z"/>
          <w:spacing w:val="-2"/>
        </w:rPr>
      </w:pPr>
      <w:r>
        <w:rPr>
          <w:spacing w:val="-2"/>
        </w:rPr>
        <w:t>A</w:t>
      </w:r>
      <w:r>
        <w:rPr>
          <w:spacing w:val="-13"/>
        </w:rPr>
        <w:t xml:space="preserve"> </w:t>
      </w:r>
      <w:r>
        <w:rPr>
          <w:spacing w:val="-2"/>
        </w:rPr>
        <w:t>seguir,</w:t>
      </w:r>
      <w:r>
        <w:rPr>
          <w:spacing w:val="-13"/>
        </w:rPr>
        <w:t xml:space="preserve"> </w:t>
      </w:r>
      <w:r>
        <w:rPr>
          <w:spacing w:val="-2"/>
        </w:rPr>
        <w:t>apresenta-se</w:t>
      </w:r>
      <w:r>
        <w:rPr>
          <w:spacing w:val="-13"/>
        </w:rPr>
        <w:t xml:space="preserve"> </w:t>
      </w:r>
      <w:r>
        <w:rPr>
          <w:spacing w:val="-2"/>
        </w:rPr>
        <w:t>a</w:t>
      </w:r>
      <w:r>
        <w:rPr>
          <w:spacing w:val="-13"/>
        </w:rPr>
        <w:t xml:space="preserve"> </w:t>
      </w:r>
      <w:r>
        <w:rPr>
          <w:spacing w:val="-2"/>
        </w:rPr>
        <w:t>formulação</w:t>
      </w:r>
      <w:r>
        <w:rPr>
          <w:spacing w:val="-13"/>
        </w:rPr>
        <w:t xml:space="preserve"> </w:t>
      </w:r>
      <w:r>
        <w:rPr>
          <w:spacing w:val="-2"/>
        </w:rPr>
        <w:t>matemática</w:t>
      </w:r>
      <w:r>
        <w:rPr>
          <w:spacing w:val="-13"/>
        </w:rPr>
        <w:t xml:space="preserve"> </w:t>
      </w:r>
      <w:r>
        <w:rPr>
          <w:spacing w:val="-2"/>
        </w:rPr>
        <w:t>proposta</w:t>
      </w:r>
      <w:r>
        <w:rPr>
          <w:spacing w:val="-13"/>
        </w:rPr>
        <w:t xml:space="preserve"> </w:t>
      </w:r>
      <w:r>
        <w:rPr>
          <w:spacing w:val="-2"/>
        </w:rPr>
        <w:t>por</w:t>
      </w:r>
      <w:r>
        <w:rPr>
          <w:spacing w:val="-13"/>
        </w:rPr>
        <w:t xml:space="preserve"> </w:t>
      </w:r>
      <w:hyperlink w:anchor="_bookmark36" w:history="1">
        <w:r>
          <w:rPr>
            <w:spacing w:val="-2"/>
          </w:rPr>
          <w:t>Sather</w:t>
        </w:r>
      </w:hyperlink>
      <w:r>
        <w:rPr>
          <w:spacing w:val="-13"/>
        </w:rPr>
        <w:t xml:space="preserve"> </w:t>
      </w:r>
      <w:hyperlink w:anchor="_bookmark36" w:history="1">
        <w:r>
          <w:rPr>
            <w:spacing w:val="-2"/>
          </w:rPr>
          <w:t>(2008),</w:t>
        </w:r>
      </w:hyperlink>
      <w:r>
        <w:rPr>
          <w:spacing w:val="-13"/>
        </w:rPr>
        <w:t xml:space="preserve"> </w:t>
      </w:r>
      <w:r>
        <w:rPr>
          <w:spacing w:val="-2"/>
        </w:rPr>
        <w:t>utilizada como</w:t>
      </w:r>
      <w:r>
        <w:rPr>
          <w:spacing w:val="-10"/>
        </w:rPr>
        <w:t xml:space="preserve"> </w:t>
      </w:r>
      <w:r>
        <w:rPr>
          <w:spacing w:val="-2"/>
        </w:rPr>
        <w:t>referência</w:t>
      </w:r>
      <w:r>
        <w:rPr>
          <w:spacing w:val="-10"/>
        </w:rPr>
        <w:t xml:space="preserve"> </w:t>
      </w:r>
      <w:r>
        <w:rPr>
          <w:spacing w:val="-2"/>
        </w:rPr>
        <w:t>para</w:t>
      </w:r>
      <w:r>
        <w:rPr>
          <w:spacing w:val="-10"/>
        </w:rPr>
        <w:t xml:space="preserve"> </w:t>
      </w:r>
      <w:r>
        <w:rPr>
          <w:spacing w:val="-2"/>
        </w:rPr>
        <w:t>a</w:t>
      </w:r>
      <w:r>
        <w:rPr>
          <w:spacing w:val="-10"/>
        </w:rPr>
        <w:t xml:space="preserve"> </w:t>
      </w:r>
      <w:r>
        <w:rPr>
          <w:spacing w:val="-2"/>
        </w:rPr>
        <w:t>definição</w:t>
      </w:r>
      <w:r>
        <w:rPr>
          <w:spacing w:val="-10"/>
        </w:rPr>
        <w:t xml:space="preserve"> </w:t>
      </w:r>
      <w:r>
        <w:rPr>
          <w:spacing w:val="-2"/>
        </w:rPr>
        <w:t>dos</w:t>
      </w:r>
      <w:r>
        <w:rPr>
          <w:spacing w:val="-10"/>
        </w:rPr>
        <w:t xml:space="preserve"> </w:t>
      </w:r>
      <w:r>
        <w:rPr>
          <w:spacing w:val="-2"/>
        </w:rPr>
        <w:t>pontos</w:t>
      </w:r>
      <w:r>
        <w:rPr>
          <w:spacing w:val="-10"/>
        </w:rPr>
        <w:t xml:space="preserve"> </w:t>
      </w:r>
      <w:r>
        <w:rPr>
          <w:spacing w:val="-2"/>
        </w:rPr>
        <w:t>de</w:t>
      </w:r>
      <w:r>
        <w:rPr>
          <w:spacing w:val="-10"/>
        </w:rPr>
        <w:t xml:space="preserve"> </w:t>
      </w:r>
      <w:r>
        <w:rPr>
          <w:spacing w:val="-2"/>
        </w:rPr>
        <w:t>embarque</w:t>
      </w:r>
      <w:r>
        <w:rPr>
          <w:spacing w:val="-10"/>
        </w:rPr>
        <w:t xml:space="preserve"> </w:t>
      </w:r>
      <w:r>
        <w:rPr>
          <w:spacing w:val="-2"/>
        </w:rPr>
        <w:t>neste</w:t>
      </w:r>
      <w:r>
        <w:rPr>
          <w:spacing w:val="-10"/>
        </w:rPr>
        <w:t xml:space="preserve"> </w:t>
      </w:r>
      <w:r>
        <w:rPr>
          <w:spacing w:val="-2"/>
        </w:rPr>
        <w:t>estudo</w:t>
      </w:r>
      <w:r w:rsidR="009B178C">
        <w:rPr>
          <w:spacing w:val="-2"/>
        </w:rPr>
        <w:t xml:space="preserve"> </w:t>
      </w:r>
      <w:ins w:id="241" w:author="Samantha Araújo" w:date="2026-09-21T14:06:00Z" w16du:dateUtc="2026-09-21T17:06:00Z">
        <w:r w:rsidR="009B178C">
          <w:rPr>
            <w:spacing w:val="-2"/>
          </w:rPr>
          <w:t>no seu estudo?</w:t>
        </w:r>
      </w:ins>
      <w:r>
        <w:rPr>
          <w:spacing w:val="-2"/>
        </w:rPr>
        <w:t>,</w:t>
      </w:r>
      <w:r>
        <w:rPr>
          <w:spacing w:val="-9"/>
        </w:rPr>
        <w:t xml:space="preserve"> </w:t>
      </w:r>
      <w:r>
        <w:rPr>
          <w:spacing w:val="-2"/>
        </w:rPr>
        <w:t>considerando</w:t>
      </w:r>
      <w:r>
        <w:rPr>
          <w:spacing w:val="-10"/>
        </w:rPr>
        <w:t xml:space="preserve"> </w:t>
      </w:r>
      <w:r>
        <w:rPr>
          <w:spacing w:val="-2"/>
        </w:rPr>
        <w:t>o</w:t>
      </w:r>
      <w:r>
        <w:rPr>
          <w:spacing w:val="-10"/>
        </w:rPr>
        <w:t xml:space="preserve"> </w:t>
      </w:r>
      <w:r>
        <w:rPr>
          <w:spacing w:val="-2"/>
        </w:rPr>
        <w:t xml:space="preserve">Problema </w:t>
      </w:r>
      <w:r>
        <w:t>de Máxima Cobertura e buscando atender à maior área possível de cobertura dos funcionários localizados</w:t>
      </w:r>
      <w:r>
        <w:rPr>
          <w:spacing w:val="28"/>
        </w:rPr>
        <w:t xml:space="preserve"> </w:t>
      </w:r>
      <w:r>
        <w:t>nos</w:t>
      </w:r>
      <w:r>
        <w:rPr>
          <w:spacing w:val="28"/>
        </w:rPr>
        <w:t xml:space="preserve"> </w:t>
      </w:r>
      <w:r>
        <w:t>respectivos</w:t>
      </w:r>
      <w:r>
        <w:rPr>
          <w:spacing w:val="28"/>
        </w:rPr>
        <w:t xml:space="preserve"> </w:t>
      </w:r>
      <w:r>
        <w:t>bairros.</w:t>
      </w:r>
      <w:r>
        <w:rPr>
          <w:spacing w:val="80"/>
        </w:rPr>
        <w:t xml:space="preserve"> </w:t>
      </w:r>
      <w:r>
        <w:t>O</w:t>
      </w:r>
      <w:r>
        <w:rPr>
          <w:spacing w:val="28"/>
        </w:rPr>
        <w:t xml:space="preserve"> </w:t>
      </w:r>
      <w:r>
        <w:t>modelo</w:t>
      </w:r>
      <w:r>
        <w:rPr>
          <w:spacing w:val="28"/>
        </w:rPr>
        <w:t xml:space="preserve"> </w:t>
      </w:r>
      <w:r>
        <w:t>tem</w:t>
      </w:r>
      <w:r>
        <w:rPr>
          <w:spacing w:val="29"/>
        </w:rPr>
        <w:t xml:space="preserve"> </w:t>
      </w:r>
      <w:r>
        <w:t>como</w:t>
      </w:r>
      <w:r>
        <w:rPr>
          <w:spacing w:val="28"/>
        </w:rPr>
        <w:t xml:space="preserve"> </w:t>
      </w:r>
      <w:r>
        <w:t>finalidade</w:t>
      </w:r>
      <w:r>
        <w:rPr>
          <w:spacing w:val="28"/>
        </w:rPr>
        <w:t xml:space="preserve"> </w:t>
      </w:r>
      <w:r>
        <w:t>maximizar</w:t>
      </w:r>
      <w:r>
        <w:rPr>
          <w:spacing w:val="28"/>
        </w:rPr>
        <w:t xml:space="preserve"> </w:t>
      </w:r>
      <w:r>
        <w:t>a</w:t>
      </w:r>
      <w:r>
        <w:rPr>
          <w:spacing w:val="28"/>
        </w:rPr>
        <w:t xml:space="preserve"> </w:t>
      </w:r>
      <w:r>
        <w:t>cobertura da demanda de funcionários,</w:t>
      </w:r>
      <w:r>
        <w:rPr>
          <w:spacing w:val="18"/>
        </w:rPr>
        <w:t xml:space="preserve"> </w:t>
      </w:r>
      <w:r>
        <w:t>considerando as restrições estabelecidas para o problema.</w:t>
      </w:r>
      <w:r>
        <w:rPr>
          <w:spacing w:val="40"/>
        </w:rPr>
        <w:t xml:space="preserve"> </w:t>
      </w:r>
      <w:r>
        <w:t>Para</w:t>
      </w:r>
      <w:r>
        <w:rPr>
          <w:spacing w:val="80"/>
        </w:rPr>
        <w:t xml:space="preserve"> </w:t>
      </w:r>
      <w:r>
        <w:t xml:space="preserve">a composição da formulação, são utilizados os dados apresentados na Tabela </w:t>
      </w:r>
      <w:hyperlink w:anchor="_bookmark1" w:history="1">
        <w:r>
          <w:t>1</w:t>
        </w:r>
      </w:hyperlink>
      <w:r>
        <w:t xml:space="preserve"> e as demais informações</w:t>
      </w:r>
      <w:r>
        <w:rPr>
          <w:spacing w:val="-3"/>
        </w:rPr>
        <w:t xml:space="preserve"> </w:t>
      </w:r>
      <w:r>
        <w:t>descritas</w:t>
      </w:r>
      <w:r>
        <w:rPr>
          <w:spacing w:val="-4"/>
        </w:rPr>
        <w:t xml:space="preserve"> </w:t>
      </w:r>
      <w:r>
        <w:t>na</w:t>
      </w:r>
      <w:r>
        <w:rPr>
          <w:spacing w:val="-3"/>
        </w:rPr>
        <w:t xml:space="preserve"> </w:t>
      </w:r>
      <w:r>
        <w:t>formulação</w:t>
      </w:r>
      <w:r>
        <w:rPr>
          <w:spacing w:val="-3"/>
        </w:rPr>
        <w:t xml:space="preserve"> </w:t>
      </w:r>
      <w:r>
        <w:t>do</w:t>
      </w:r>
      <w:r>
        <w:rPr>
          <w:spacing w:val="-4"/>
        </w:rPr>
        <w:t xml:space="preserve"> </w:t>
      </w:r>
      <w:r>
        <w:t>problema,</w:t>
      </w:r>
      <w:ins w:id="242" w:author="Samantha Araújo" w:date="2026-09-21T14:07:00Z" w16du:dateUtc="2026-09-21T17:07:00Z">
        <w:r w:rsidR="009B178C">
          <w:t xml:space="preserve"> tais como XXXXX</w:t>
        </w:r>
      </w:ins>
      <w:r>
        <w:rPr>
          <w:spacing w:val="-3"/>
        </w:rPr>
        <w:t xml:space="preserve"> </w:t>
      </w:r>
      <w:r>
        <w:t>envolvendo</w:t>
      </w:r>
      <w:r>
        <w:rPr>
          <w:spacing w:val="-3"/>
        </w:rPr>
        <w:t xml:space="preserve"> </w:t>
      </w:r>
      <w:r>
        <w:t>os</w:t>
      </w:r>
      <w:r>
        <w:rPr>
          <w:spacing w:val="-3"/>
        </w:rPr>
        <w:t xml:space="preserve"> </w:t>
      </w:r>
      <w:r>
        <w:t>conjuntos,</w:t>
      </w:r>
      <w:r>
        <w:rPr>
          <w:spacing w:val="-3"/>
        </w:rPr>
        <w:t xml:space="preserve"> </w:t>
      </w:r>
      <w:r>
        <w:t>os</w:t>
      </w:r>
      <w:r>
        <w:rPr>
          <w:spacing w:val="-4"/>
        </w:rPr>
        <w:t xml:space="preserve"> </w:t>
      </w:r>
      <w:r>
        <w:t>parâmetros,</w:t>
      </w:r>
      <w:r>
        <w:rPr>
          <w:spacing w:val="-3"/>
        </w:rPr>
        <w:t xml:space="preserve"> </w:t>
      </w:r>
      <w:r>
        <w:t xml:space="preserve">as variáveis de decisão, a função objetivo de maximização e, por fim, as restrições envolvidas no </w:t>
      </w:r>
      <w:r>
        <w:rPr>
          <w:spacing w:val="-2"/>
        </w:rPr>
        <w:t>processo.</w:t>
      </w:r>
    </w:p>
    <w:p w14:paraId="7C057F01" w14:textId="57B780C7" w:rsidR="00074B38" w:rsidRDefault="00074B38">
      <w:pPr>
        <w:pStyle w:val="Corpodetexto"/>
        <w:spacing w:line="376" w:lineRule="auto"/>
        <w:ind w:left="134" w:right="141" w:firstLine="1139"/>
        <w:jc w:val="both"/>
        <w:rPr>
          <w:ins w:id="243" w:author="Samantha Araújo" w:date="2026-09-21T14:07:00Z" w16du:dateUtc="2026-09-21T17:07:00Z"/>
          <w:spacing w:val="-2"/>
        </w:rPr>
      </w:pPr>
      <w:ins w:id="244" w:author="Samantha Araújo" w:date="2026-09-21T14:08:00Z" w16du:dateUtc="2026-09-21T17:08:00Z">
        <w:r>
          <w:rPr>
            <w:spacing w:val="-2"/>
          </w:rPr>
          <w:t>Onde está a definição dos conjuntos, dos parâmetros e das variáveis?</w:t>
        </w:r>
      </w:ins>
    </w:p>
    <w:p w14:paraId="2FD0F163" w14:textId="2EF6E565" w:rsidR="009B178C" w:rsidRDefault="009B178C">
      <w:pPr>
        <w:pStyle w:val="Corpodetexto"/>
        <w:spacing w:line="376" w:lineRule="auto"/>
        <w:ind w:left="134" w:right="141" w:firstLine="1139"/>
        <w:jc w:val="both"/>
        <w:rPr>
          <w:ins w:id="245" w:author="Samantha Araújo" w:date="2026-09-21T14:07:00Z" w16du:dateUtc="2026-09-21T17:07:00Z"/>
          <w:spacing w:val="-2"/>
        </w:rPr>
      </w:pPr>
      <w:ins w:id="246" w:author="Samantha Araújo" w:date="2026-09-21T14:07:00Z" w16du:dateUtc="2026-09-21T17:07:00Z">
        <w:r>
          <w:rPr>
            <w:spacing w:val="-2"/>
          </w:rPr>
          <w:t>Onde está o modelo matemático?</w:t>
        </w:r>
      </w:ins>
    </w:p>
    <w:p w14:paraId="0A9E6434" w14:textId="736FBF22" w:rsidR="00074B38" w:rsidDel="00074B38" w:rsidRDefault="00074B38">
      <w:pPr>
        <w:pStyle w:val="Corpodetexto"/>
        <w:spacing w:line="376" w:lineRule="auto"/>
        <w:ind w:left="134" w:right="141" w:firstLine="1139"/>
        <w:jc w:val="both"/>
        <w:rPr>
          <w:del w:id="247" w:author="Samantha Araújo" w:date="2026-09-21T14:08:00Z" w16du:dateUtc="2026-09-21T17:08:00Z"/>
        </w:rPr>
      </w:pPr>
    </w:p>
    <w:p w14:paraId="371849EA" w14:textId="77777777" w:rsidR="00036C99" w:rsidRDefault="00036C99">
      <w:pPr>
        <w:pStyle w:val="Corpodetexto"/>
        <w:spacing w:before="83"/>
      </w:pPr>
    </w:p>
    <w:p w14:paraId="39D87757" w14:textId="77777777" w:rsidR="00036C99" w:rsidRDefault="004767C7">
      <w:pPr>
        <w:pStyle w:val="Ttulo1"/>
        <w:numPr>
          <w:ilvl w:val="1"/>
          <w:numId w:val="2"/>
        </w:numPr>
        <w:tabs>
          <w:tab w:val="left" w:pos="669"/>
        </w:tabs>
        <w:ind w:left="669"/>
      </w:pPr>
      <w:bookmarkStart w:id="248" w:name="Resultado_da_aplicação_do_problema_de_má"/>
      <w:bookmarkEnd w:id="248"/>
      <w:r>
        <w:t>Resultado</w:t>
      </w:r>
      <w:r>
        <w:rPr>
          <w:spacing w:val="-9"/>
        </w:rPr>
        <w:t xml:space="preserve"> </w:t>
      </w:r>
      <w:r>
        <w:t>da</w:t>
      </w:r>
      <w:r>
        <w:rPr>
          <w:spacing w:val="-8"/>
        </w:rPr>
        <w:t xml:space="preserve"> </w:t>
      </w:r>
      <w:r>
        <w:t>aplicação</w:t>
      </w:r>
      <w:r>
        <w:rPr>
          <w:spacing w:val="-8"/>
        </w:rPr>
        <w:t xml:space="preserve"> </w:t>
      </w:r>
      <w:r>
        <w:t>do</w:t>
      </w:r>
      <w:r>
        <w:rPr>
          <w:spacing w:val="-8"/>
        </w:rPr>
        <w:t xml:space="preserve"> </w:t>
      </w:r>
      <w:r>
        <w:t>problema</w:t>
      </w:r>
      <w:r>
        <w:rPr>
          <w:spacing w:val="-9"/>
        </w:rPr>
        <w:t xml:space="preserve"> </w:t>
      </w:r>
      <w:r>
        <w:t>de</w:t>
      </w:r>
      <w:r>
        <w:rPr>
          <w:spacing w:val="-8"/>
        </w:rPr>
        <w:t xml:space="preserve"> </w:t>
      </w:r>
      <w:r>
        <w:t>máxima</w:t>
      </w:r>
      <w:r>
        <w:rPr>
          <w:spacing w:val="-8"/>
        </w:rPr>
        <w:t xml:space="preserve"> </w:t>
      </w:r>
      <w:r>
        <w:rPr>
          <w:spacing w:val="-2"/>
        </w:rPr>
        <w:t>cobertura</w:t>
      </w:r>
    </w:p>
    <w:p w14:paraId="40671C92" w14:textId="77777777" w:rsidR="00036C99" w:rsidRDefault="00036C99">
      <w:pPr>
        <w:pStyle w:val="Corpodetexto"/>
        <w:spacing w:before="171"/>
        <w:rPr>
          <w:b/>
        </w:rPr>
      </w:pPr>
    </w:p>
    <w:p w14:paraId="4EBFF052" w14:textId="12C35000" w:rsidR="00036C99" w:rsidRDefault="004767C7">
      <w:pPr>
        <w:pStyle w:val="Corpodetexto"/>
        <w:spacing w:line="376" w:lineRule="auto"/>
        <w:ind w:left="140" w:right="99" w:firstLine="1133"/>
        <w:jc w:val="both"/>
      </w:pPr>
      <w:r>
        <w:rPr>
          <w:spacing w:val="-2"/>
        </w:rPr>
        <w:t>Após</w:t>
      </w:r>
      <w:r>
        <w:rPr>
          <w:spacing w:val="-10"/>
        </w:rPr>
        <w:t xml:space="preserve"> </w:t>
      </w:r>
      <w:r>
        <w:rPr>
          <w:spacing w:val="-2"/>
        </w:rPr>
        <w:t>a</w:t>
      </w:r>
      <w:r>
        <w:rPr>
          <w:spacing w:val="-10"/>
        </w:rPr>
        <w:t xml:space="preserve"> </w:t>
      </w:r>
      <w:r>
        <w:rPr>
          <w:spacing w:val="-2"/>
        </w:rPr>
        <w:t>aplicação</w:t>
      </w:r>
      <w:r>
        <w:rPr>
          <w:spacing w:val="-10"/>
        </w:rPr>
        <w:t xml:space="preserve"> </w:t>
      </w:r>
      <w:r>
        <w:rPr>
          <w:spacing w:val="-2"/>
        </w:rPr>
        <w:t>do</w:t>
      </w:r>
      <w:r>
        <w:rPr>
          <w:spacing w:val="-10"/>
        </w:rPr>
        <w:t xml:space="preserve"> </w:t>
      </w:r>
      <w:r>
        <w:rPr>
          <w:spacing w:val="-2"/>
        </w:rPr>
        <w:t>modelo</w:t>
      </w:r>
      <w:ins w:id="249" w:author="Samantha Araújo" w:date="2026-09-21T14:08:00Z" w16du:dateUtc="2026-09-21T17:08:00Z">
        <w:r w:rsidR="001E1B90">
          <w:rPr>
            <w:spacing w:val="-2"/>
          </w:rPr>
          <w:t xml:space="preserve"> qual modelo?</w:t>
        </w:r>
      </w:ins>
      <w:r>
        <w:rPr>
          <w:spacing w:val="-10"/>
        </w:rPr>
        <w:t xml:space="preserve"> </w:t>
      </w:r>
      <w:r>
        <w:rPr>
          <w:spacing w:val="-2"/>
        </w:rPr>
        <w:t>para</w:t>
      </w:r>
      <w:r>
        <w:rPr>
          <w:spacing w:val="-10"/>
        </w:rPr>
        <w:t xml:space="preserve"> </w:t>
      </w:r>
      <w:r>
        <w:rPr>
          <w:spacing w:val="-2"/>
        </w:rPr>
        <w:t>resolver</w:t>
      </w:r>
      <w:r>
        <w:rPr>
          <w:spacing w:val="-10"/>
        </w:rPr>
        <w:t xml:space="preserve"> </w:t>
      </w:r>
      <w:r>
        <w:rPr>
          <w:spacing w:val="-2"/>
        </w:rPr>
        <w:t>o</w:t>
      </w:r>
      <w:r>
        <w:rPr>
          <w:spacing w:val="-10"/>
        </w:rPr>
        <w:t xml:space="preserve"> </w:t>
      </w:r>
      <w:r>
        <w:rPr>
          <w:spacing w:val="-2"/>
        </w:rPr>
        <w:t>problema</w:t>
      </w:r>
      <w:r>
        <w:rPr>
          <w:spacing w:val="-10"/>
        </w:rPr>
        <w:t xml:space="preserve"> </w:t>
      </w:r>
      <w:r>
        <w:rPr>
          <w:spacing w:val="-2"/>
        </w:rPr>
        <w:t>de</w:t>
      </w:r>
      <w:r>
        <w:rPr>
          <w:spacing w:val="-10"/>
        </w:rPr>
        <w:t xml:space="preserve"> </w:t>
      </w:r>
      <w:r>
        <w:rPr>
          <w:spacing w:val="-2"/>
        </w:rPr>
        <w:t>identificação</w:t>
      </w:r>
      <w:r>
        <w:rPr>
          <w:spacing w:val="-10"/>
        </w:rPr>
        <w:t xml:space="preserve"> </w:t>
      </w:r>
      <w:r>
        <w:rPr>
          <w:spacing w:val="-2"/>
        </w:rPr>
        <w:t>das</w:t>
      </w:r>
      <w:r>
        <w:rPr>
          <w:spacing w:val="-10"/>
        </w:rPr>
        <w:t xml:space="preserve"> </w:t>
      </w:r>
      <w:r>
        <w:rPr>
          <w:spacing w:val="-2"/>
        </w:rPr>
        <w:t>paradas</w:t>
      </w:r>
      <w:r>
        <w:rPr>
          <w:spacing w:val="-10"/>
        </w:rPr>
        <w:t xml:space="preserve"> </w:t>
      </w:r>
      <w:r>
        <w:rPr>
          <w:spacing w:val="-2"/>
        </w:rPr>
        <w:t xml:space="preserve">de </w:t>
      </w:r>
      <w:r>
        <w:t>embarque</w:t>
      </w:r>
      <w:r>
        <w:rPr>
          <w:spacing w:val="-15"/>
        </w:rPr>
        <w:t xml:space="preserve"> </w:t>
      </w:r>
      <w:r>
        <w:t>e</w:t>
      </w:r>
      <w:r>
        <w:rPr>
          <w:spacing w:val="-15"/>
        </w:rPr>
        <w:t xml:space="preserve"> </w:t>
      </w:r>
      <w:r>
        <w:t>desembarque</w:t>
      </w:r>
      <w:r>
        <w:rPr>
          <w:spacing w:val="-15"/>
        </w:rPr>
        <w:t xml:space="preserve"> </w:t>
      </w:r>
      <w:r>
        <w:t>dos</w:t>
      </w:r>
      <w:r>
        <w:rPr>
          <w:spacing w:val="-15"/>
        </w:rPr>
        <w:t xml:space="preserve"> </w:t>
      </w:r>
      <w:r>
        <w:t>funcionários,</w:t>
      </w:r>
      <w:r>
        <w:rPr>
          <w:spacing w:val="-15"/>
        </w:rPr>
        <w:t xml:space="preserve"> </w:t>
      </w:r>
      <w:r>
        <w:t>foi</w:t>
      </w:r>
      <w:r>
        <w:rPr>
          <w:spacing w:val="-15"/>
        </w:rPr>
        <w:t xml:space="preserve"> </w:t>
      </w:r>
      <w:r>
        <w:t>possível</w:t>
      </w:r>
      <w:r>
        <w:rPr>
          <w:spacing w:val="-15"/>
        </w:rPr>
        <w:t xml:space="preserve"> </w:t>
      </w:r>
      <w:r>
        <w:t>determinar</w:t>
      </w:r>
      <w:r>
        <w:rPr>
          <w:spacing w:val="-15"/>
        </w:rPr>
        <w:t xml:space="preserve"> </w:t>
      </w:r>
      <w:r>
        <w:t>uma</w:t>
      </w:r>
      <w:r>
        <w:rPr>
          <w:spacing w:val="-15"/>
        </w:rPr>
        <w:t xml:space="preserve"> </w:t>
      </w:r>
      <w:r>
        <w:t>parada</w:t>
      </w:r>
      <w:r>
        <w:rPr>
          <w:spacing w:val="-15"/>
        </w:rPr>
        <w:t xml:space="preserve"> </w:t>
      </w:r>
      <w:r>
        <w:t>para</w:t>
      </w:r>
      <w:r>
        <w:rPr>
          <w:spacing w:val="-15"/>
        </w:rPr>
        <w:t xml:space="preserve"> </w:t>
      </w:r>
      <w:r>
        <w:t>cada</w:t>
      </w:r>
      <w:r>
        <w:rPr>
          <w:spacing w:val="-15"/>
        </w:rPr>
        <w:t xml:space="preserve"> </w:t>
      </w:r>
      <w:r>
        <w:t>bairro. Essa</w:t>
      </w:r>
      <w:r>
        <w:rPr>
          <w:spacing w:val="-7"/>
        </w:rPr>
        <w:t xml:space="preserve"> </w:t>
      </w:r>
      <w:r>
        <w:t>definição</w:t>
      </w:r>
      <w:r>
        <w:rPr>
          <w:spacing w:val="-7"/>
        </w:rPr>
        <w:t xml:space="preserve"> </w:t>
      </w:r>
      <w:r>
        <w:t>atendeu</w:t>
      </w:r>
      <w:r>
        <w:rPr>
          <w:spacing w:val="-7"/>
        </w:rPr>
        <w:t xml:space="preserve"> </w:t>
      </w:r>
      <w:r>
        <w:t>a</w:t>
      </w:r>
      <w:r>
        <w:rPr>
          <w:spacing w:val="-7"/>
        </w:rPr>
        <w:t xml:space="preserve"> </w:t>
      </w:r>
      <w:r>
        <w:t>um</w:t>
      </w:r>
      <w:r>
        <w:rPr>
          <w:spacing w:val="-7"/>
        </w:rPr>
        <w:t xml:space="preserve"> </w:t>
      </w:r>
      <w:r>
        <w:t>raio</w:t>
      </w:r>
      <w:r>
        <w:rPr>
          <w:spacing w:val="-7"/>
        </w:rPr>
        <w:t xml:space="preserve"> </w:t>
      </w:r>
      <w:r>
        <w:t>de</w:t>
      </w:r>
      <w:r>
        <w:rPr>
          <w:spacing w:val="-7"/>
        </w:rPr>
        <w:t xml:space="preserve"> </w:t>
      </w:r>
      <w:r>
        <w:t>cobertura</w:t>
      </w:r>
      <w:r>
        <w:rPr>
          <w:spacing w:val="-7"/>
        </w:rPr>
        <w:t xml:space="preserve"> </w:t>
      </w:r>
      <w:r>
        <w:t>de</w:t>
      </w:r>
      <w:r>
        <w:rPr>
          <w:spacing w:val="-7"/>
        </w:rPr>
        <w:t xml:space="preserve"> </w:t>
      </w:r>
      <w:r>
        <w:t>2,8</w:t>
      </w:r>
      <w:r>
        <w:rPr>
          <w:spacing w:val="-7"/>
        </w:rPr>
        <w:t xml:space="preserve"> </w:t>
      </w:r>
      <w:r>
        <w:t>km</w:t>
      </w:r>
      <w:r>
        <w:rPr>
          <w:spacing w:val="-7"/>
        </w:rPr>
        <w:t xml:space="preserve"> </w:t>
      </w:r>
      <w:r>
        <w:t>entre</w:t>
      </w:r>
      <w:r>
        <w:rPr>
          <w:spacing w:val="-7"/>
        </w:rPr>
        <w:t xml:space="preserve"> </w:t>
      </w:r>
      <w:r>
        <w:t>as</w:t>
      </w:r>
      <w:r>
        <w:rPr>
          <w:spacing w:val="-7"/>
        </w:rPr>
        <w:t xml:space="preserve"> </w:t>
      </w:r>
      <w:r>
        <w:t>residências</w:t>
      </w:r>
      <w:r>
        <w:rPr>
          <w:spacing w:val="-7"/>
        </w:rPr>
        <w:t xml:space="preserve"> </w:t>
      </w:r>
      <w:r>
        <w:t>dos</w:t>
      </w:r>
      <w:r>
        <w:rPr>
          <w:spacing w:val="-7"/>
        </w:rPr>
        <w:t xml:space="preserve"> </w:t>
      </w:r>
      <w:r>
        <w:t>funcionários</w:t>
      </w:r>
      <w:r>
        <w:rPr>
          <w:spacing w:val="-7"/>
        </w:rPr>
        <w:t xml:space="preserve"> </w:t>
      </w:r>
      <w:r>
        <w:t>e o</w:t>
      </w:r>
      <w:r>
        <w:rPr>
          <w:spacing w:val="-10"/>
        </w:rPr>
        <w:t xml:space="preserve"> </w:t>
      </w:r>
      <w:r>
        <w:t>ponto</w:t>
      </w:r>
      <w:r>
        <w:rPr>
          <w:spacing w:val="-10"/>
        </w:rPr>
        <w:t xml:space="preserve"> </w:t>
      </w:r>
      <w:r>
        <w:t>de</w:t>
      </w:r>
      <w:r>
        <w:rPr>
          <w:spacing w:val="-10"/>
        </w:rPr>
        <w:t xml:space="preserve"> </w:t>
      </w:r>
      <w:r>
        <w:t>embarque</w:t>
      </w:r>
      <w:r>
        <w:rPr>
          <w:spacing w:val="-11"/>
        </w:rPr>
        <w:t xml:space="preserve"> </w:t>
      </w:r>
      <w:r>
        <w:t>do</w:t>
      </w:r>
      <w:r>
        <w:rPr>
          <w:spacing w:val="-10"/>
        </w:rPr>
        <w:t xml:space="preserve"> </w:t>
      </w:r>
      <w:r>
        <w:t>ônibus,</w:t>
      </w:r>
      <w:r>
        <w:rPr>
          <w:spacing w:val="-10"/>
        </w:rPr>
        <w:t xml:space="preserve"> </w:t>
      </w:r>
      <w:r>
        <w:t>permitindo</w:t>
      </w:r>
      <w:r>
        <w:rPr>
          <w:spacing w:val="-10"/>
        </w:rPr>
        <w:t xml:space="preserve"> </w:t>
      </w:r>
      <w:r>
        <w:t>contemplar</w:t>
      </w:r>
      <w:r>
        <w:rPr>
          <w:spacing w:val="-10"/>
        </w:rPr>
        <w:t xml:space="preserve"> </w:t>
      </w:r>
      <w:r>
        <w:t>a</w:t>
      </w:r>
      <w:r>
        <w:rPr>
          <w:spacing w:val="-10"/>
        </w:rPr>
        <w:t xml:space="preserve"> </w:t>
      </w:r>
      <w:r>
        <w:t>demanda</w:t>
      </w:r>
      <w:r>
        <w:rPr>
          <w:spacing w:val="-11"/>
        </w:rPr>
        <w:t xml:space="preserve"> </w:t>
      </w:r>
      <w:r>
        <w:t>existente</w:t>
      </w:r>
      <w:r>
        <w:rPr>
          <w:spacing w:val="-10"/>
        </w:rPr>
        <w:t xml:space="preserve"> </w:t>
      </w:r>
      <w:r>
        <w:t>dentro</w:t>
      </w:r>
      <w:r>
        <w:rPr>
          <w:spacing w:val="-10"/>
        </w:rPr>
        <w:t xml:space="preserve"> </w:t>
      </w:r>
      <w:r>
        <w:t>da</w:t>
      </w:r>
      <w:r>
        <w:rPr>
          <w:spacing w:val="-10"/>
        </w:rPr>
        <w:t xml:space="preserve"> </w:t>
      </w:r>
      <w:r>
        <w:t xml:space="preserve">distância </w:t>
      </w:r>
      <w:r>
        <w:rPr>
          <w:spacing w:val="-2"/>
        </w:rPr>
        <w:t>estabelecida.</w:t>
      </w:r>
    </w:p>
    <w:p w14:paraId="3473471E" w14:textId="0DCC60BC" w:rsidR="00036C99" w:rsidRDefault="004767C7">
      <w:pPr>
        <w:pStyle w:val="Corpodetexto"/>
        <w:spacing w:line="376" w:lineRule="auto"/>
        <w:ind w:left="140" w:right="141" w:firstLine="1133"/>
        <w:jc w:val="both"/>
      </w:pPr>
      <w:r>
        <w:t xml:space="preserve">A Tabela </w:t>
      </w:r>
      <w:hyperlink w:anchor="_bookmark2" w:history="1">
        <w:r>
          <w:t>2,</w:t>
        </w:r>
      </w:hyperlink>
      <w:r>
        <w:t xml:space="preserve"> </w:t>
      </w:r>
      <w:del w:id="250" w:author="Samantha Araújo" w:date="2026-09-21T14:09:00Z" w16du:dateUtc="2026-09-21T17:09:00Z">
        <w:r w:rsidDel="001E1B90">
          <w:delText xml:space="preserve">ressalta </w:delText>
        </w:r>
      </w:del>
      <w:ins w:id="251" w:author="Samantha Araújo" w:date="2026-09-21T14:09:00Z" w16du:dateUtc="2026-09-21T17:09:00Z">
        <w:r w:rsidR="001E1B90">
          <w:t xml:space="preserve">mostra </w:t>
        </w:r>
      </w:ins>
      <w:r>
        <w:t>a quantidade de funcionários atendidos por cada parada, além disso,</w:t>
      </w:r>
      <w:r>
        <w:rPr>
          <w:spacing w:val="-5"/>
        </w:rPr>
        <w:t xml:space="preserve"> </w:t>
      </w:r>
      <w:r>
        <w:t>apresenta</w:t>
      </w:r>
      <w:r>
        <w:rPr>
          <w:spacing w:val="-5"/>
        </w:rPr>
        <w:t xml:space="preserve"> </w:t>
      </w:r>
      <w:r>
        <w:t>as</w:t>
      </w:r>
      <w:r>
        <w:rPr>
          <w:spacing w:val="-5"/>
        </w:rPr>
        <w:t xml:space="preserve"> </w:t>
      </w:r>
      <w:r>
        <w:t>distâncias</w:t>
      </w:r>
      <w:r>
        <w:rPr>
          <w:spacing w:val="-5"/>
        </w:rPr>
        <w:t xml:space="preserve"> </w:t>
      </w:r>
      <w:r>
        <w:t>mínima</w:t>
      </w:r>
      <w:r>
        <w:rPr>
          <w:spacing w:val="-5"/>
        </w:rPr>
        <w:t xml:space="preserve"> </w:t>
      </w:r>
      <w:r>
        <w:t>e</w:t>
      </w:r>
      <w:r>
        <w:rPr>
          <w:spacing w:val="-5"/>
        </w:rPr>
        <w:t xml:space="preserve"> </w:t>
      </w:r>
      <w:r>
        <w:t>máxima</w:t>
      </w:r>
      <w:r>
        <w:rPr>
          <w:spacing w:val="-5"/>
        </w:rPr>
        <w:t xml:space="preserve"> </w:t>
      </w:r>
      <w:r>
        <w:t>que</w:t>
      </w:r>
      <w:r>
        <w:rPr>
          <w:spacing w:val="-5"/>
        </w:rPr>
        <w:t xml:space="preserve"> </w:t>
      </w:r>
      <w:r>
        <w:t>os</w:t>
      </w:r>
      <w:r>
        <w:rPr>
          <w:spacing w:val="-5"/>
        </w:rPr>
        <w:t xml:space="preserve"> </w:t>
      </w:r>
      <w:r>
        <w:t>funcionários</w:t>
      </w:r>
      <w:r>
        <w:rPr>
          <w:spacing w:val="-5"/>
        </w:rPr>
        <w:t xml:space="preserve"> </w:t>
      </w:r>
      <w:r>
        <w:t>percorrerão</w:t>
      </w:r>
      <w:r>
        <w:rPr>
          <w:spacing w:val="-5"/>
        </w:rPr>
        <w:t xml:space="preserve"> </w:t>
      </w:r>
      <w:r>
        <w:t>até</w:t>
      </w:r>
      <w:r>
        <w:rPr>
          <w:spacing w:val="-5"/>
        </w:rPr>
        <w:t xml:space="preserve"> </w:t>
      </w:r>
      <w:r>
        <w:t>o</w:t>
      </w:r>
      <w:r>
        <w:rPr>
          <w:spacing w:val="-5"/>
        </w:rPr>
        <w:t xml:space="preserve"> </w:t>
      </w:r>
      <w:r>
        <w:t>ponto</w:t>
      </w:r>
      <w:r>
        <w:rPr>
          <w:spacing w:val="-5"/>
        </w:rPr>
        <w:t xml:space="preserve"> </w:t>
      </w:r>
      <w:r>
        <w:t>de embarque</w:t>
      </w:r>
      <w:r>
        <w:rPr>
          <w:spacing w:val="-14"/>
        </w:rPr>
        <w:t xml:space="preserve"> </w:t>
      </w:r>
      <w:r>
        <w:t>definido</w:t>
      </w:r>
      <w:r>
        <w:rPr>
          <w:spacing w:val="-14"/>
        </w:rPr>
        <w:t xml:space="preserve"> </w:t>
      </w:r>
      <w:r>
        <w:t>para</w:t>
      </w:r>
      <w:r>
        <w:rPr>
          <w:spacing w:val="-14"/>
        </w:rPr>
        <w:t xml:space="preserve"> </w:t>
      </w:r>
      <w:r>
        <w:t>o</w:t>
      </w:r>
      <w:r>
        <w:rPr>
          <w:spacing w:val="-14"/>
        </w:rPr>
        <w:t xml:space="preserve"> </w:t>
      </w:r>
      <w:r>
        <w:t>respectivo</w:t>
      </w:r>
      <w:r>
        <w:rPr>
          <w:spacing w:val="-14"/>
        </w:rPr>
        <w:t xml:space="preserve"> </w:t>
      </w:r>
      <w:r>
        <w:t>bairro.</w:t>
      </w:r>
      <w:r>
        <w:rPr>
          <w:spacing w:val="-3"/>
        </w:rPr>
        <w:t xml:space="preserve"> </w:t>
      </w:r>
      <w:commentRangeStart w:id="252"/>
      <w:r>
        <w:t>Desta</w:t>
      </w:r>
      <w:r>
        <w:rPr>
          <w:spacing w:val="-14"/>
        </w:rPr>
        <w:t xml:space="preserve"> </w:t>
      </w:r>
      <w:r>
        <w:t>maneira,</w:t>
      </w:r>
      <w:r>
        <w:rPr>
          <w:spacing w:val="-14"/>
        </w:rPr>
        <w:t xml:space="preserve"> </w:t>
      </w:r>
      <w:r>
        <w:t>permitindo</w:t>
      </w:r>
      <w:r>
        <w:rPr>
          <w:spacing w:val="-14"/>
        </w:rPr>
        <w:t xml:space="preserve"> </w:t>
      </w:r>
      <w:r>
        <w:t>analisar</w:t>
      </w:r>
      <w:r>
        <w:rPr>
          <w:spacing w:val="-14"/>
        </w:rPr>
        <w:t xml:space="preserve"> </w:t>
      </w:r>
      <w:r>
        <w:t>o</w:t>
      </w:r>
      <w:r>
        <w:rPr>
          <w:spacing w:val="-14"/>
        </w:rPr>
        <w:t xml:space="preserve"> </w:t>
      </w:r>
      <w:r>
        <w:t>deslocamento necessário entre as residências e as paradas selecionadas.</w:t>
      </w:r>
      <w:commentRangeEnd w:id="252"/>
      <w:r w:rsidR="001E1B90">
        <w:rPr>
          <w:rStyle w:val="Refdecomentrio"/>
          <w:sz w:val="24"/>
          <w:szCs w:val="24"/>
        </w:rPr>
        <w:commentReference w:id="252"/>
      </w:r>
    </w:p>
    <w:p w14:paraId="457C0EC2" w14:textId="77777777" w:rsidR="00036C99" w:rsidRDefault="004767C7">
      <w:pPr>
        <w:pStyle w:val="Corpodetexto"/>
        <w:spacing w:before="180" w:after="44"/>
        <w:ind w:left="945"/>
        <w:jc w:val="both"/>
      </w:pPr>
      <w:bookmarkStart w:id="253" w:name="_bookmark2"/>
      <w:bookmarkEnd w:id="253"/>
      <w:r>
        <w:t>Tabela</w:t>
      </w:r>
      <w:r>
        <w:rPr>
          <w:spacing w:val="-9"/>
        </w:rPr>
        <w:t xml:space="preserve"> </w:t>
      </w:r>
      <w:r>
        <w:t>2</w:t>
      </w:r>
      <w:r>
        <w:rPr>
          <w:spacing w:val="-9"/>
        </w:rPr>
        <w:t xml:space="preserve"> </w:t>
      </w:r>
      <w:r>
        <w:t>–</w:t>
      </w:r>
      <w:r>
        <w:rPr>
          <w:spacing w:val="-9"/>
        </w:rPr>
        <w:t xml:space="preserve"> </w:t>
      </w:r>
      <w:r>
        <w:t>Distância</w:t>
      </w:r>
      <w:r>
        <w:rPr>
          <w:spacing w:val="-8"/>
        </w:rPr>
        <w:t xml:space="preserve"> </w:t>
      </w:r>
      <w:r>
        <w:t>mínima</w:t>
      </w:r>
      <w:r>
        <w:rPr>
          <w:spacing w:val="-9"/>
        </w:rPr>
        <w:t xml:space="preserve"> </w:t>
      </w:r>
      <w:r>
        <w:t>e</w:t>
      </w:r>
      <w:r>
        <w:rPr>
          <w:spacing w:val="-9"/>
        </w:rPr>
        <w:t xml:space="preserve"> </w:t>
      </w:r>
      <w:r>
        <w:t>máxima</w:t>
      </w:r>
      <w:r>
        <w:rPr>
          <w:spacing w:val="-9"/>
        </w:rPr>
        <w:t xml:space="preserve"> </w:t>
      </w:r>
      <w:r>
        <w:t>de</w:t>
      </w:r>
      <w:r>
        <w:rPr>
          <w:spacing w:val="-8"/>
        </w:rPr>
        <w:t xml:space="preserve"> </w:t>
      </w:r>
      <w:r>
        <w:t>deslocamento</w:t>
      </w:r>
      <w:r>
        <w:rPr>
          <w:spacing w:val="-9"/>
        </w:rPr>
        <w:t xml:space="preserve"> </w:t>
      </w:r>
      <w:r>
        <w:t>dos</w:t>
      </w:r>
      <w:r>
        <w:rPr>
          <w:spacing w:val="-9"/>
        </w:rPr>
        <w:t xml:space="preserve"> </w:t>
      </w:r>
      <w:r>
        <w:t>funcionários</w:t>
      </w:r>
      <w:r>
        <w:rPr>
          <w:spacing w:val="-8"/>
        </w:rPr>
        <w:t xml:space="preserve"> </w:t>
      </w:r>
      <w:r>
        <w:rPr>
          <w:spacing w:val="-5"/>
        </w:rPr>
        <w:t>(m)</w:t>
      </w:r>
    </w:p>
    <w:tbl>
      <w:tblPr>
        <w:tblStyle w:val="TableNormal"/>
        <w:tblW w:w="0" w:type="auto"/>
        <w:tblInd w:w="333" w:type="dxa"/>
        <w:tblLayout w:type="fixed"/>
        <w:tblLook w:val="01E0" w:firstRow="1" w:lastRow="1" w:firstColumn="1" w:lastColumn="1" w:noHBand="0" w:noVBand="0"/>
      </w:tblPr>
      <w:tblGrid>
        <w:gridCol w:w="898"/>
        <w:gridCol w:w="1358"/>
        <w:gridCol w:w="1004"/>
        <w:gridCol w:w="1041"/>
        <w:gridCol w:w="1002"/>
        <w:gridCol w:w="1358"/>
        <w:gridCol w:w="1004"/>
        <w:gridCol w:w="1037"/>
      </w:tblGrid>
      <w:tr w:rsidR="00036C99" w14:paraId="72B1C4BC" w14:textId="77777777">
        <w:trPr>
          <w:trHeight w:val="344"/>
        </w:trPr>
        <w:tc>
          <w:tcPr>
            <w:tcW w:w="898" w:type="dxa"/>
            <w:tcBorders>
              <w:top w:val="single" w:sz="8" w:space="0" w:color="000000"/>
              <w:bottom w:val="single" w:sz="6" w:space="0" w:color="000000"/>
            </w:tcBorders>
          </w:tcPr>
          <w:p w14:paraId="434EFF8B" w14:textId="77777777" w:rsidR="00036C99" w:rsidRDefault="004767C7">
            <w:pPr>
              <w:pStyle w:val="TableParagraph"/>
              <w:spacing w:before="47"/>
              <w:ind w:right="95"/>
              <w:rPr>
                <w:b/>
                <w:sz w:val="20"/>
              </w:rPr>
            </w:pPr>
            <w:r>
              <w:rPr>
                <w:b/>
                <w:spacing w:val="-2"/>
                <w:sz w:val="20"/>
              </w:rPr>
              <w:t>Bairro</w:t>
            </w:r>
          </w:p>
        </w:tc>
        <w:tc>
          <w:tcPr>
            <w:tcW w:w="1358" w:type="dxa"/>
            <w:tcBorders>
              <w:top w:val="single" w:sz="8" w:space="0" w:color="000000"/>
              <w:bottom w:val="single" w:sz="6" w:space="0" w:color="000000"/>
            </w:tcBorders>
          </w:tcPr>
          <w:p w14:paraId="48AE53E2" w14:textId="77777777" w:rsidR="00036C99" w:rsidRDefault="004767C7">
            <w:pPr>
              <w:pStyle w:val="TableParagraph"/>
              <w:spacing w:before="47"/>
              <w:ind w:left="2" w:right="3"/>
              <w:rPr>
                <w:b/>
                <w:sz w:val="20"/>
              </w:rPr>
            </w:pPr>
            <w:r>
              <w:rPr>
                <w:b/>
                <w:spacing w:val="-2"/>
                <w:sz w:val="20"/>
              </w:rPr>
              <w:t>Funcionários</w:t>
            </w:r>
          </w:p>
        </w:tc>
        <w:tc>
          <w:tcPr>
            <w:tcW w:w="1004" w:type="dxa"/>
            <w:tcBorders>
              <w:top w:val="single" w:sz="8" w:space="0" w:color="000000"/>
              <w:bottom w:val="single" w:sz="6" w:space="0" w:color="000000"/>
            </w:tcBorders>
          </w:tcPr>
          <w:p w14:paraId="62D4DD84" w14:textId="77777777" w:rsidR="00036C99" w:rsidRDefault="004767C7">
            <w:pPr>
              <w:pStyle w:val="TableParagraph"/>
              <w:spacing w:before="47"/>
              <w:ind w:left="4" w:right="4"/>
              <w:rPr>
                <w:b/>
                <w:sz w:val="20"/>
              </w:rPr>
            </w:pPr>
            <w:r>
              <w:rPr>
                <w:b/>
                <w:sz w:val="20"/>
              </w:rPr>
              <w:t>Mín.</w:t>
            </w:r>
            <w:r>
              <w:rPr>
                <w:b/>
                <w:spacing w:val="6"/>
                <w:sz w:val="20"/>
              </w:rPr>
              <w:t xml:space="preserve"> </w:t>
            </w:r>
            <w:r>
              <w:rPr>
                <w:b/>
                <w:spacing w:val="-5"/>
                <w:sz w:val="20"/>
              </w:rPr>
              <w:t>(m)</w:t>
            </w:r>
          </w:p>
        </w:tc>
        <w:tc>
          <w:tcPr>
            <w:tcW w:w="1041" w:type="dxa"/>
            <w:tcBorders>
              <w:top w:val="single" w:sz="8" w:space="0" w:color="000000"/>
              <w:bottom w:val="single" w:sz="6" w:space="0" w:color="000000"/>
              <w:right w:val="single" w:sz="4" w:space="0" w:color="000000"/>
            </w:tcBorders>
          </w:tcPr>
          <w:p w14:paraId="1B42F7AF" w14:textId="77777777" w:rsidR="00036C99" w:rsidRDefault="004767C7">
            <w:pPr>
              <w:pStyle w:val="TableParagraph"/>
              <w:spacing w:before="47"/>
              <w:rPr>
                <w:b/>
                <w:sz w:val="20"/>
              </w:rPr>
            </w:pPr>
            <w:r>
              <w:rPr>
                <w:b/>
                <w:sz w:val="20"/>
              </w:rPr>
              <w:t>Máx.</w:t>
            </w:r>
            <w:r>
              <w:rPr>
                <w:b/>
                <w:spacing w:val="6"/>
                <w:sz w:val="20"/>
              </w:rPr>
              <w:t xml:space="preserve"> </w:t>
            </w:r>
            <w:r>
              <w:rPr>
                <w:b/>
                <w:spacing w:val="-5"/>
                <w:sz w:val="20"/>
              </w:rPr>
              <w:t>(m)</w:t>
            </w:r>
          </w:p>
        </w:tc>
        <w:tc>
          <w:tcPr>
            <w:tcW w:w="1002" w:type="dxa"/>
            <w:tcBorders>
              <w:top w:val="single" w:sz="8" w:space="0" w:color="000000"/>
              <w:left w:val="single" w:sz="4" w:space="0" w:color="000000"/>
              <w:bottom w:val="single" w:sz="6" w:space="0" w:color="000000"/>
            </w:tcBorders>
          </w:tcPr>
          <w:p w14:paraId="7324A92C" w14:textId="77777777" w:rsidR="00036C99" w:rsidRDefault="004767C7">
            <w:pPr>
              <w:pStyle w:val="TableParagraph"/>
              <w:spacing w:before="47"/>
              <w:ind w:left="116"/>
              <w:jc w:val="left"/>
              <w:rPr>
                <w:b/>
                <w:sz w:val="20"/>
              </w:rPr>
            </w:pPr>
            <w:r>
              <w:rPr>
                <w:b/>
                <w:spacing w:val="-2"/>
                <w:sz w:val="20"/>
              </w:rPr>
              <w:t>Bairro</w:t>
            </w:r>
          </w:p>
        </w:tc>
        <w:tc>
          <w:tcPr>
            <w:tcW w:w="1358" w:type="dxa"/>
            <w:tcBorders>
              <w:top w:val="single" w:sz="8" w:space="0" w:color="000000"/>
              <w:bottom w:val="single" w:sz="6" w:space="0" w:color="000000"/>
            </w:tcBorders>
          </w:tcPr>
          <w:p w14:paraId="607AEA74" w14:textId="77777777" w:rsidR="00036C99" w:rsidRDefault="004767C7">
            <w:pPr>
              <w:pStyle w:val="TableParagraph"/>
              <w:spacing w:before="47"/>
              <w:ind w:right="3"/>
              <w:rPr>
                <w:b/>
                <w:sz w:val="20"/>
              </w:rPr>
            </w:pPr>
            <w:r>
              <w:rPr>
                <w:b/>
                <w:spacing w:val="-2"/>
                <w:sz w:val="20"/>
              </w:rPr>
              <w:t>Funcionários</w:t>
            </w:r>
          </w:p>
        </w:tc>
        <w:tc>
          <w:tcPr>
            <w:tcW w:w="1004" w:type="dxa"/>
            <w:tcBorders>
              <w:top w:val="single" w:sz="8" w:space="0" w:color="000000"/>
              <w:bottom w:val="single" w:sz="6" w:space="0" w:color="000000"/>
            </w:tcBorders>
          </w:tcPr>
          <w:p w14:paraId="66814C84" w14:textId="77777777" w:rsidR="00036C99" w:rsidRDefault="004767C7">
            <w:pPr>
              <w:pStyle w:val="TableParagraph"/>
              <w:spacing w:before="47"/>
              <w:ind w:right="4"/>
              <w:rPr>
                <w:b/>
                <w:sz w:val="20"/>
              </w:rPr>
            </w:pPr>
            <w:r>
              <w:rPr>
                <w:b/>
                <w:sz w:val="20"/>
              </w:rPr>
              <w:t>Mín.</w:t>
            </w:r>
            <w:r>
              <w:rPr>
                <w:b/>
                <w:spacing w:val="6"/>
                <w:sz w:val="20"/>
              </w:rPr>
              <w:t xml:space="preserve"> </w:t>
            </w:r>
            <w:r>
              <w:rPr>
                <w:b/>
                <w:spacing w:val="-5"/>
                <w:sz w:val="20"/>
              </w:rPr>
              <w:t>(m)</w:t>
            </w:r>
          </w:p>
        </w:tc>
        <w:tc>
          <w:tcPr>
            <w:tcW w:w="1037" w:type="dxa"/>
            <w:tcBorders>
              <w:top w:val="single" w:sz="8" w:space="0" w:color="000000"/>
              <w:bottom w:val="single" w:sz="6" w:space="0" w:color="000000"/>
            </w:tcBorders>
          </w:tcPr>
          <w:p w14:paraId="09613EC5" w14:textId="77777777" w:rsidR="00036C99" w:rsidRDefault="004767C7">
            <w:pPr>
              <w:pStyle w:val="TableParagraph"/>
              <w:spacing w:before="47"/>
              <w:ind w:right="5"/>
              <w:rPr>
                <w:b/>
                <w:sz w:val="20"/>
              </w:rPr>
            </w:pPr>
            <w:r>
              <w:rPr>
                <w:b/>
                <w:sz w:val="20"/>
              </w:rPr>
              <w:t>Máx.</w:t>
            </w:r>
            <w:r>
              <w:rPr>
                <w:b/>
                <w:spacing w:val="6"/>
                <w:sz w:val="20"/>
              </w:rPr>
              <w:t xml:space="preserve"> </w:t>
            </w:r>
            <w:r>
              <w:rPr>
                <w:b/>
                <w:spacing w:val="-5"/>
                <w:sz w:val="20"/>
              </w:rPr>
              <w:t>(m)</w:t>
            </w:r>
          </w:p>
        </w:tc>
      </w:tr>
      <w:tr w:rsidR="00036C99" w14:paraId="64703306" w14:textId="77777777">
        <w:trPr>
          <w:trHeight w:val="288"/>
        </w:trPr>
        <w:tc>
          <w:tcPr>
            <w:tcW w:w="898" w:type="dxa"/>
            <w:tcBorders>
              <w:top w:val="single" w:sz="6" w:space="0" w:color="000000"/>
            </w:tcBorders>
          </w:tcPr>
          <w:p w14:paraId="28D550D7" w14:textId="77777777" w:rsidR="00036C99" w:rsidRDefault="004767C7">
            <w:pPr>
              <w:pStyle w:val="TableParagraph"/>
              <w:spacing w:before="46" w:line="222" w:lineRule="exact"/>
              <w:ind w:left="95" w:right="95"/>
              <w:rPr>
                <w:sz w:val="20"/>
              </w:rPr>
            </w:pPr>
            <w:r>
              <w:rPr>
                <w:sz w:val="20"/>
              </w:rPr>
              <w:t>Bairro</w:t>
            </w:r>
            <w:r>
              <w:rPr>
                <w:spacing w:val="-7"/>
                <w:sz w:val="20"/>
              </w:rPr>
              <w:t xml:space="preserve"> </w:t>
            </w:r>
            <w:r>
              <w:rPr>
                <w:spacing w:val="-10"/>
                <w:sz w:val="20"/>
              </w:rPr>
              <w:t>1</w:t>
            </w:r>
          </w:p>
        </w:tc>
        <w:tc>
          <w:tcPr>
            <w:tcW w:w="1358" w:type="dxa"/>
            <w:tcBorders>
              <w:top w:val="single" w:sz="6" w:space="0" w:color="000000"/>
            </w:tcBorders>
          </w:tcPr>
          <w:p w14:paraId="1A8B1B5A" w14:textId="77777777" w:rsidR="00036C99" w:rsidRDefault="004767C7">
            <w:pPr>
              <w:pStyle w:val="TableParagraph"/>
              <w:spacing w:before="46" w:line="222" w:lineRule="exact"/>
              <w:ind w:left="2" w:right="3"/>
              <w:rPr>
                <w:sz w:val="20"/>
              </w:rPr>
            </w:pPr>
            <w:r>
              <w:rPr>
                <w:spacing w:val="-5"/>
                <w:sz w:val="20"/>
              </w:rPr>
              <w:t>10</w:t>
            </w:r>
          </w:p>
        </w:tc>
        <w:tc>
          <w:tcPr>
            <w:tcW w:w="1004" w:type="dxa"/>
            <w:tcBorders>
              <w:top w:val="single" w:sz="6" w:space="0" w:color="000000"/>
            </w:tcBorders>
          </w:tcPr>
          <w:p w14:paraId="65A51DF7" w14:textId="77777777" w:rsidR="00036C99" w:rsidRDefault="004767C7">
            <w:pPr>
              <w:pStyle w:val="TableParagraph"/>
              <w:spacing w:before="46" w:line="222" w:lineRule="exact"/>
              <w:ind w:left="4" w:right="4"/>
              <w:rPr>
                <w:sz w:val="20"/>
              </w:rPr>
            </w:pPr>
            <w:r>
              <w:rPr>
                <w:spacing w:val="-2"/>
                <w:sz w:val="20"/>
              </w:rPr>
              <w:t>51,79</w:t>
            </w:r>
          </w:p>
        </w:tc>
        <w:tc>
          <w:tcPr>
            <w:tcW w:w="1041" w:type="dxa"/>
            <w:tcBorders>
              <w:top w:val="single" w:sz="6" w:space="0" w:color="000000"/>
              <w:right w:val="single" w:sz="4" w:space="0" w:color="000000"/>
            </w:tcBorders>
          </w:tcPr>
          <w:p w14:paraId="0A7B7782" w14:textId="77777777" w:rsidR="00036C99" w:rsidRDefault="004767C7">
            <w:pPr>
              <w:pStyle w:val="TableParagraph"/>
              <w:spacing w:before="46" w:line="222" w:lineRule="exact"/>
              <w:rPr>
                <w:sz w:val="20"/>
              </w:rPr>
            </w:pPr>
            <w:r>
              <w:rPr>
                <w:spacing w:val="-2"/>
                <w:sz w:val="20"/>
              </w:rPr>
              <w:t>295,50</w:t>
            </w:r>
          </w:p>
        </w:tc>
        <w:tc>
          <w:tcPr>
            <w:tcW w:w="1002" w:type="dxa"/>
            <w:tcBorders>
              <w:top w:val="single" w:sz="6" w:space="0" w:color="000000"/>
              <w:left w:val="single" w:sz="4" w:space="0" w:color="000000"/>
            </w:tcBorders>
          </w:tcPr>
          <w:p w14:paraId="3DA4637C" w14:textId="77777777" w:rsidR="00036C99" w:rsidRDefault="004767C7">
            <w:pPr>
              <w:pStyle w:val="TableParagraph"/>
              <w:spacing w:before="46" w:line="222" w:lineRule="exact"/>
              <w:ind w:left="116"/>
              <w:jc w:val="left"/>
              <w:rPr>
                <w:sz w:val="20"/>
              </w:rPr>
            </w:pPr>
            <w:r>
              <w:rPr>
                <w:sz w:val="20"/>
              </w:rPr>
              <w:t>Bairro</w:t>
            </w:r>
            <w:r>
              <w:rPr>
                <w:spacing w:val="-7"/>
                <w:sz w:val="20"/>
              </w:rPr>
              <w:t xml:space="preserve"> </w:t>
            </w:r>
            <w:r>
              <w:rPr>
                <w:spacing w:val="-5"/>
                <w:sz w:val="20"/>
              </w:rPr>
              <w:t>10</w:t>
            </w:r>
          </w:p>
        </w:tc>
        <w:tc>
          <w:tcPr>
            <w:tcW w:w="1358" w:type="dxa"/>
            <w:tcBorders>
              <w:top w:val="single" w:sz="6" w:space="0" w:color="000000"/>
            </w:tcBorders>
          </w:tcPr>
          <w:p w14:paraId="66895ACB" w14:textId="77777777" w:rsidR="00036C99" w:rsidRDefault="004767C7">
            <w:pPr>
              <w:pStyle w:val="TableParagraph"/>
              <w:spacing w:before="46" w:line="222" w:lineRule="exact"/>
              <w:ind w:right="3"/>
              <w:rPr>
                <w:sz w:val="20"/>
              </w:rPr>
            </w:pPr>
            <w:r>
              <w:rPr>
                <w:spacing w:val="-10"/>
                <w:sz w:val="20"/>
              </w:rPr>
              <w:t>4</w:t>
            </w:r>
          </w:p>
        </w:tc>
        <w:tc>
          <w:tcPr>
            <w:tcW w:w="1004" w:type="dxa"/>
            <w:tcBorders>
              <w:top w:val="single" w:sz="6" w:space="0" w:color="000000"/>
            </w:tcBorders>
          </w:tcPr>
          <w:p w14:paraId="3E6D1A47" w14:textId="77777777" w:rsidR="00036C99" w:rsidRDefault="004767C7">
            <w:pPr>
              <w:pStyle w:val="TableParagraph"/>
              <w:spacing w:before="46" w:line="222" w:lineRule="exact"/>
              <w:ind w:right="4"/>
              <w:rPr>
                <w:sz w:val="20"/>
              </w:rPr>
            </w:pPr>
            <w:r>
              <w:rPr>
                <w:spacing w:val="-2"/>
                <w:sz w:val="20"/>
              </w:rPr>
              <w:t>142,95</w:t>
            </w:r>
          </w:p>
        </w:tc>
        <w:tc>
          <w:tcPr>
            <w:tcW w:w="1037" w:type="dxa"/>
            <w:tcBorders>
              <w:top w:val="single" w:sz="6" w:space="0" w:color="000000"/>
            </w:tcBorders>
          </w:tcPr>
          <w:p w14:paraId="7A95EB48" w14:textId="77777777" w:rsidR="00036C99" w:rsidRDefault="004767C7">
            <w:pPr>
              <w:pStyle w:val="TableParagraph"/>
              <w:spacing w:before="46" w:line="222" w:lineRule="exact"/>
              <w:ind w:right="5"/>
              <w:rPr>
                <w:sz w:val="20"/>
              </w:rPr>
            </w:pPr>
            <w:r>
              <w:rPr>
                <w:spacing w:val="-2"/>
                <w:sz w:val="20"/>
              </w:rPr>
              <w:t>442,43</w:t>
            </w:r>
          </w:p>
        </w:tc>
      </w:tr>
      <w:tr w:rsidR="00036C99" w14:paraId="2B2A0FDF" w14:textId="77777777">
        <w:trPr>
          <w:trHeight w:val="239"/>
        </w:trPr>
        <w:tc>
          <w:tcPr>
            <w:tcW w:w="898" w:type="dxa"/>
          </w:tcPr>
          <w:p w14:paraId="3F624F69"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2</w:t>
            </w:r>
          </w:p>
        </w:tc>
        <w:tc>
          <w:tcPr>
            <w:tcW w:w="1358" w:type="dxa"/>
          </w:tcPr>
          <w:p w14:paraId="398D4E01" w14:textId="77777777" w:rsidR="00036C99" w:rsidRDefault="004767C7">
            <w:pPr>
              <w:pStyle w:val="TableParagraph"/>
              <w:spacing w:line="219" w:lineRule="exact"/>
              <w:ind w:left="2" w:right="3"/>
              <w:rPr>
                <w:sz w:val="20"/>
              </w:rPr>
            </w:pPr>
            <w:r>
              <w:rPr>
                <w:spacing w:val="-10"/>
                <w:sz w:val="20"/>
              </w:rPr>
              <w:t>4</w:t>
            </w:r>
          </w:p>
        </w:tc>
        <w:tc>
          <w:tcPr>
            <w:tcW w:w="1004" w:type="dxa"/>
          </w:tcPr>
          <w:p w14:paraId="7CF6548D" w14:textId="77777777" w:rsidR="00036C99" w:rsidRDefault="004767C7">
            <w:pPr>
              <w:pStyle w:val="TableParagraph"/>
              <w:spacing w:line="219" w:lineRule="exact"/>
              <w:ind w:left="4" w:right="4"/>
              <w:rPr>
                <w:sz w:val="20"/>
              </w:rPr>
            </w:pPr>
            <w:r>
              <w:rPr>
                <w:spacing w:val="-2"/>
                <w:sz w:val="20"/>
              </w:rPr>
              <w:t>53,96</w:t>
            </w:r>
          </w:p>
        </w:tc>
        <w:tc>
          <w:tcPr>
            <w:tcW w:w="1041" w:type="dxa"/>
            <w:tcBorders>
              <w:right w:val="single" w:sz="4" w:space="0" w:color="000000"/>
            </w:tcBorders>
          </w:tcPr>
          <w:p w14:paraId="11169D69" w14:textId="77777777" w:rsidR="00036C99" w:rsidRDefault="004767C7">
            <w:pPr>
              <w:pStyle w:val="TableParagraph"/>
              <w:spacing w:line="219" w:lineRule="exact"/>
              <w:rPr>
                <w:sz w:val="20"/>
              </w:rPr>
            </w:pPr>
            <w:r>
              <w:rPr>
                <w:spacing w:val="-2"/>
                <w:sz w:val="20"/>
              </w:rPr>
              <w:t>206,78</w:t>
            </w:r>
          </w:p>
        </w:tc>
        <w:tc>
          <w:tcPr>
            <w:tcW w:w="1002" w:type="dxa"/>
            <w:tcBorders>
              <w:left w:val="single" w:sz="4" w:space="0" w:color="000000"/>
            </w:tcBorders>
          </w:tcPr>
          <w:p w14:paraId="2BA1861C"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11</w:t>
            </w:r>
          </w:p>
        </w:tc>
        <w:tc>
          <w:tcPr>
            <w:tcW w:w="1358" w:type="dxa"/>
          </w:tcPr>
          <w:p w14:paraId="6EA2A627" w14:textId="77777777" w:rsidR="00036C99" w:rsidRDefault="004767C7">
            <w:pPr>
              <w:pStyle w:val="TableParagraph"/>
              <w:spacing w:line="219" w:lineRule="exact"/>
              <w:ind w:right="3"/>
              <w:rPr>
                <w:sz w:val="20"/>
              </w:rPr>
            </w:pPr>
            <w:r>
              <w:rPr>
                <w:spacing w:val="-10"/>
                <w:sz w:val="20"/>
              </w:rPr>
              <w:t>6</w:t>
            </w:r>
          </w:p>
        </w:tc>
        <w:tc>
          <w:tcPr>
            <w:tcW w:w="1004" w:type="dxa"/>
          </w:tcPr>
          <w:p w14:paraId="70CD1908" w14:textId="77777777" w:rsidR="00036C99" w:rsidRDefault="004767C7">
            <w:pPr>
              <w:pStyle w:val="TableParagraph"/>
              <w:spacing w:line="219" w:lineRule="exact"/>
              <w:ind w:right="4"/>
              <w:rPr>
                <w:sz w:val="20"/>
              </w:rPr>
            </w:pPr>
            <w:r>
              <w:rPr>
                <w:spacing w:val="-2"/>
                <w:sz w:val="20"/>
              </w:rPr>
              <w:t>395,82</w:t>
            </w:r>
          </w:p>
        </w:tc>
        <w:tc>
          <w:tcPr>
            <w:tcW w:w="1037" w:type="dxa"/>
          </w:tcPr>
          <w:p w14:paraId="07463348" w14:textId="77777777" w:rsidR="00036C99" w:rsidRDefault="004767C7">
            <w:pPr>
              <w:pStyle w:val="TableParagraph"/>
              <w:spacing w:line="219" w:lineRule="exact"/>
              <w:ind w:right="5"/>
              <w:rPr>
                <w:sz w:val="20"/>
              </w:rPr>
            </w:pPr>
            <w:r w:rsidRPr="001E1B90">
              <w:rPr>
                <w:spacing w:val="-2"/>
                <w:sz w:val="20"/>
                <w:highlight w:val="yellow"/>
              </w:rPr>
              <w:t>1.341,69</w:t>
            </w:r>
          </w:p>
        </w:tc>
      </w:tr>
      <w:tr w:rsidR="00036C99" w14:paraId="066F2868" w14:textId="77777777">
        <w:trPr>
          <w:trHeight w:val="239"/>
        </w:trPr>
        <w:tc>
          <w:tcPr>
            <w:tcW w:w="898" w:type="dxa"/>
          </w:tcPr>
          <w:p w14:paraId="07AFB921"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3</w:t>
            </w:r>
          </w:p>
        </w:tc>
        <w:tc>
          <w:tcPr>
            <w:tcW w:w="1358" w:type="dxa"/>
          </w:tcPr>
          <w:p w14:paraId="7B5DD5AA" w14:textId="77777777" w:rsidR="00036C99" w:rsidRDefault="004767C7">
            <w:pPr>
              <w:pStyle w:val="TableParagraph"/>
              <w:spacing w:line="219" w:lineRule="exact"/>
              <w:ind w:left="2" w:right="3"/>
              <w:rPr>
                <w:sz w:val="20"/>
              </w:rPr>
            </w:pPr>
            <w:r>
              <w:rPr>
                <w:spacing w:val="-10"/>
                <w:sz w:val="20"/>
              </w:rPr>
              <w:t>5</w:t>
            </w:r>
          </w:p>
        </w:tc>
        <w:tc>
          <w:tcPr>
            <w:tcW w:w="1004" w:type="dxa"/>
          </w:tcPr>
          <w:p w14:paraId="59DAE12E" w14:textId="77777777" w:rsidR="00036C99" w:rsidRDefault="004767C7">
            <w:pPr>
              <w:pStyle w:val="TableParagraph"/>
              <w:spacing w:line="219" w:lineRule="exact"/>
              <w:ind w:left="4" w:right="4"/>
              <w:rPr>
                <w:sz w:val="20"/>
              </w:rPr>
            </w:pPr>
            <w:r>
              <w:rPr>
                <w:spacing w:val="-2"/>
                <w:sz w:val="20"/>
              </w:rPr>
              <w:t>17,01</w:t>
            </w:r>
          </w:p>
        </w:tc>
        <w:tc>
          <w:tcPr>
            <w:tcW w:w="1041" w:type="dxa"/>
            <w:tcBorders>
              <w:right w:val="single" w:sz="4" w:space="0" w:color="000000"/>
            </w:tcBorders>
          </w:tcPr>
          <w:p w14:paraId="3CFD7675" w14:textId="77777777" w:rsidR="00036C99" w:rsidRDefault="004767C7">
            <w:pPr>
              <w:pStyle w:val="TableParagraph"/>
              <w:spacing w:line="219" w:lineRule="exact"/>
              <w:rPr>
                <w:sz w:val="20"/>
              </w:rPr>
            </w:pPr>
            <w:r>
              <w:rPr>
                <w:spacing w:val="-2"/>
                <w:sz w:val="20"/>
              </w:rPr>
              <w:t>177,37</w:t>
            </w:r>
          </w:p>
        </w:tc>
        <w:tc>
          <w:tcPr>
            <w:tcW w:w="1002" w:type="dxa"/>
            <w:tcBorders>
              <w:left w:val="single" w:sz="4" w:space="0" w:color="000000"/>
            </w:tcBorders>
          </w:tcPr>
          <w:p w14:paraId="62B62AB0"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12</w:t>
            </w:r>
          </w:p>
        </w:tc>
        <w:tc>
          <w:tcPr>
            <w:tcW w:w="1358" w:type="dxa"/>
          </w:tcPr>
          <w:p w14:paraId="01908705" w14:textId="77777777" w:rsidR="00036C99" w:rsidRDefault="004767C7">
            <w:pPr>
              <w:pStyle w:val="TableParagraph"/>
              <w:spacing w:line="219" w:lineRule="exact"/>
              <w:ind w:right="3"/>
              <w:rPr>
                <w:sz w:val="20"/>
              </w:rPr>
            </w:pPr>
            <w:r>
              <w:rPr>
                <w:spacing w:val="-10"/>
                <w:sz w:val="20"/>
              </w:rPr>
              <w:t>6</w:t>
            </w:r>
          </w:p>
        </w:tc>
        <w:tc>
          <w:tcPr>
            <w:tcW w:w="1004" w:type="dxa"/>
          </w:tcPr>
          <w:p w14:paraId="20987F91" w14:textId="77777777" w:rsidR="00036C99" w:rsidRDefault="004767C7">
            <w:pPr>
              <w:pStyle w:val="TableParagraph"/>
              <w:spacing w:line="219" w:lineRule="exact"/>
              <w:ind w:right="4"/>
              <w:rPr>
                <w:sz w:val="20"/>
              </w:rPr>
            </w:pPr>
            <w:r>
              <w:rPr>
                <w:spacing w:val="-2"/>
                <w:sz w:val="20"/>
              </w:rPr>
              <w:t>286,50</w:t>
            </w:r>
          </w:p>
        </w:tc>
        <w:tc>
          <w:tcPr>
            <w:tcW w:w="1037" w:type="dxa"/>
          </w:tcPr>
          <w:p w14:paraId="1562B2B9" w14:textId="77777777" w:rsidR="00036C99" w:rsidRDefault="004767C7">
            <w:pPr>
              <w:pStyle w:val="TableParagraph"/>
              <w:spacing w:line="219" w:lineRule="exact"/>
              <w:ind w:right="5"/>
              <w:rPr>
                <w:sz w:val="20"/>
              </w:rPr>
            </w:pPr>
            <w:r w:rsidRPr="001E1B90">
              <w:rPr>
                <w:spacing w:val="-2"/>
                <w:sz w:val="20"/>
                <w:highlight w:val="yellow"/>
              </w:rPr>
              <w:t>1.351,02</w:t>
            </w:r>
          </w:p>
        </w:tc>
      </w:tr>
      <w:tr w:rsidR="00036C99" w14:paraId="66F3C55F" w14:textId="77777777">
        <w:trPr>
          <w:trHeight w:val="239"/>
        </w:trPr>
        <w:tc>
          <w:tcPr>
            <w:tcW w:w="898" w:type="dxa"/>
          </w:tcPr>
          <w:p w14:paraId="716DDAA8"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4</w:t>
            </w:r>
          </w:p>
        </w:tc>
        <w:tc>
          <w:tcPr>
            <w:tcW w:w="1358" w:type="dxa"/>
          </w:tcPr>
          <w:p w14:paraId="1E6A626C" w14:textId="77777777" w:rsidR="00036C99" w:rsidRDefault="004767C7">
            <w:pPr>
              <w:pStyle w:val="TableParagraph"/>
              <w:spacing w:line="219" w:lineRule="exact"/>
              <w:ind w:left="2" w:right="3"/>
              <w:rPr>
                <w:sz w:val="20"/>
              </w:rPr>
            </w:pPr>
            <w:r>
              <w:rPr>
                <w:spacing w:val="-10"/>
                <w:sz w:val="20"/>
              </w:rPr>
              <w:t>5</w:t>
            </w:r>
          </w:p>
        </w:tc>
        <w:tc>
          <w:tcPr>
            <w:tcW w:w="1004" w:type="dxa"/>
          </w:tcPr>
          <w:p w14:paraId="724E7D02" w14:textId="77777777" w:rsidR="00036C99" w:rsidRDefault="004767C7">
            <w:pPr>
              <w:pStyle w:val="TableParagraph"/>
              <w:spacing w:line="219" w:lineRule="exact"/>
              <w:ind w:left="4" w:right="4"/>
              <w:rPr>
                <w:sz w:val="20"/>
              </w:rPr>
            </w:pPr>
            <w:r>
              <w:rPr>
                <w:spacing w:val="-2"/>
                <w:sz w:val="20"/>
              </w:rPr>
              <w:t>95,06</w:t>
            </w:r>
          </w:p>
        </w:tc>
        <w:tc>
          <w:tcPr>
            <w:tcW w:w="1041" w:type="dxa"/>
            <w:tcBorders>
              <w:right w:val="single" w:sz="4" w:space="0" w:color="000000"/>
            </w:tcBorders>
          </w:tcPr>
          <w:p w14:paraId="481EA346" w14:textId="77777777" w:rsidR="00036C99" w:rsidRDefault="004767C7">
            <w:pPr>
              <w:pStyle w:val="TableParagraph"/>
              <w:spacing w:line="219" w:lineRule="exact"/>
              <w:rPr>
                <w:sz w:val="20"/>
              </w:rPr>
            </w:pPr>
            <w:r>
              <w:rPr>
                <w:spacing w:val="-2"/>
                <w:sz w:val="20"/>
              </w:rPr>
              <w:t>194,65</w:t>
            </w:r>
          </w:p>
        </w:tc>
        <w:tc>
          <w:tcPr>
            <w:tcW w:w="1002" w:type="dxa"/>
            <w:tcBorders>
              <w:left w:val="single" w:sz="4" w:space="0" w:color="000000"/>
            </w:tcBorders>
          </w:tcPr>
          <w:p w14:paraId="5A6A7D7C"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13</w:t>
            </w:r>
          </w:p>
        </w:tc>
        <w:tc>
          <w:tcPr>
            <w:tcW w:w="1358" w:type="dxa"/>
          </w:tcPr>
          <w:p w14:paraId="425CDBB5" w14:textId="77777777" w:rsidR="00036C99" w:rsidRDefault="004767C7">
            <w:pPr>
              <w:pStyle w:val="TableParagraph"/>
              <w:spacing w:line="219" w:lineRule="exact"/>
              <w:ind w:right="3"/>
              <w:rPr>
                <w:sz w:val="20"/>
              </w:rPr>
            </w:pPr>
            <w:r>
              <w:rPr>
                <w:spacing w:val="-10"/>
                <w:sz w:val="20"/>
              </w:rPr>
              <w:t>5</w:t>
            </w:r>
          </w:p>
        </w:tc>
        <w:tc>
          <w:tcPr>
            <w:tcW w:w="1004" w:type="dxa"/>
          </w:tcPr>
          <w:p w14:paraId="7F658A8A" w14:textId="77777777" w:rsidR="00036C99" w:rsidRDefault="004767C7">
            <w:pPr>
              <w:pStyle w:val="TableParagraph"/>
              <w:spacing w:line="219" w:lineRule="exact"/>
              <w:ind w:right="4"/>
              <w:rPr>
                <w:sz w:val="20"/>
              </w:rPr>
            </w:pPr>
            <w:r>
              <w:rPr>
                <w:spacing w:val="-2"/>
                <w:sz w:val="20"/>
              </w:rPr>
              <w:t>201,17</w:t>
            </w:r>
          </w:p>
        </w:tc>
        <w:tc>
          <w:tcPr>
            <w:tcW w:w="1037" w:type="dxa"/>
          </w:tcPr>
          <w:p w14:paraId="7580BD86" w14:textId="77777777" w:rsidR="00036C99" w:rsidRDefault="004767C7">
            <w:pPr>
              <w:pStyle w:val="TableParagraph"/>
              <w:spacing w:line="219" w:lineRule="exact"/>
              <w:ind w:right="5"/>
              <w:rPr>
                <w:sz w:val="20"/>
              </w:rPr>
            </w:pPr>
            <w:r w:rsidRPr="001E1B90">
              <w:rPr>
                <w:spacing w:val="-2"/>
                <w:sz w:val="20"/>
                <w:highlight w:val="yellow"/>
              </w:rPr>
              <w:t>998,16</w:t>
            </w:r>
          </w:p>
        </w:tc>
      </w:tr>
      <w:tr w:rsidR="00036C99" w14:paraId="06DBD54D" w14:textId="77777777">
        <w:trPr>
          <w:trHeight w:val="239"/>
        </w:trPr>
        <w:tc>
          <w:tcPr>
            <w:tcW w:w="898" w:type="dxa"/>
          </w:tcPr>
          <w:p w14:paraId="30E7CBEB"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5</w:t>
            </w:r>
          </w:p>
        </w:tc>
        <w:tc>
          <w:tcPr>
            <w:tcW w:w="1358" w:type="dxa"/>
          </w:tcPr>
          <w:p w14:paraId="4786BA42" w14:textId="77777777" w:rsidR="00036C99" w:rsidRDefault="004767C7">
            <w:pPr>
              <w:pStyle w:val="TableParagraph"/>
              <w:spacing w:line="219" w:lineRule="exact"/>
              <w:ind w:left="2" w:right="3"/>
              <w:rPr>
                <w:sz w:val="20"/>
              </w:rPr>
            </w:pPr>
            <w:r>
              <w:rPr>
                <w:spacing w:val="-10"/>
                <w:sz w:val="20"/>
              </w:rPr>
              <w:t>5</w:t>
            </w:r>
          </w:p>
        </w:tc>
        <w:tc>
          <w:tcPr>
            <w:tcW w:w="1004" w:type="dxa"/>
          </w:tcPr>
          <w:p w14:paraId="16A43F2F" w14:textId="77777777" w:rsidR="00036C99" w:rsidRDefault="004767C7">
            <w:pPr>
              <w:pStyle w:val="TableParagraph"/>
              <w:spacing w:line="219" w:lineRule="exact"/>
              <w:ind w:left="4" w:right="4"/>
              <w:rPr>
                <w:sz w:val="20"/>
              </w:rPr>
            </w:pPr>
            <w:r>
              <w:rPr>
                <w:spacing w:val="-2"/>
                <w:sz w:val="20"/>
              </w:rPr>
              <w:t>155,56</w:t>
            </w:r>
          </w:p>
        </w:tc>
        <w:tc>
          <w:tcPr>
            <w:tcW w:w="1041" w:type="dxa"/>
            <w:tcBorders>
              <w:right w:val="single" w:sz="4" w:space="0" w:color="000000"/>
            </w:tcBorders>
          </w:tcPr>
          <w:p w14:paraId="3618B34F" w14:textId="77777777" w:rsidR="00036C99" w:rsidRDefault="004767C7">
            <w:pPr>
              <w:pStyle w:val="TableParagraph"/>
              <w:spacing w:line="219" w:lineRule="exact"/>
              <w:rPr>
                <w:sz w:val="20"/>
              </w:rPr>
            </w:pPr>
            <w:r>
              <w:rPr>
                <w:spacing w:val="-2"/>
                <w:sz w:val="20"/>
              </w:rPr>
              <w:t>633,26</w:t>
            </w:r>
          </w:p>
        </w:tc>
        <w:tc>
          <w:tcPr>
            <w:tcW w:w="1002" w:type="dxa"/>
            <w:tcBorders>
              <w:left w:val="single" w:sz="4" w:space="0" w:color="000000"/>
            </w:tcBorders>
          </w:tcPr>
          <w:p w14:paraId="6CA3B13E"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14</w:t>
            </w:r>
          </w:p>
        </w:tc>
        <w:tc>
          <w:tcPr>
            <w:tcW w:w="1358" w:type="dxa"/>
          </w:tcPr>
          <w:p w14:paraId="5ED385AB" w14:textId="77777777" w:rsidR="00036C99" w:rsidRDefault="004767C7">
            <w:pPr>
              <w:pStyle w:val="TableParagraph"/>
              <w:spacing w:line="219" w:lineRule="exact"/>
              <w:ind w:right="3"/>
              <w:rPr>
                <w:sz w:val="20"/>
              </w:rPr>
            </w:pPr>
            <w:r>
              <w:rPr>
                <w:spacing w:val="-10"/>
                <w:sz w:val="20"/>
              </w:rPr>
              <w:t>5</w:t>
            </w:r>
          </w:p>
        </w:tc>
        <w:tc>
          <w:tcPr>
            <w:tcW w:w="1004" w:type="dxa"/>
          </w:tcPr>
          <w:p w14:paraId="73BBCB8F" w14:textId="77777777" w:rsidR="00036C99" w:rsidRDefault="004767C7">
            <w:pPr>
              <w:pStyle w:val="TableParagraph"/>
              <w:spacing w:line="219" w:lineRule="exact"/>
              <w:ind w:right="4"/>
              <w:rPr>
                <w:sz w:val="20"/>
              </w:rPr>
            </w:pPr>
            <w:r>
              <w:rPr>
                <w:spacing w:val="-2"/>
                <w:sz w:val="20"/>
              </w:rPr>
              <w:t>70,59</w:t>
            </w:r>
          </w:p>
        </w:tc>
        <w:tc>
          <w:tcPr>
            <w:tcW w:w="1037" w:type="dxa"/>
          </w:tcPr>
          <w:p w14:paraId="067D1002" w14:textId="77777777" w:rsidR="00036C99" w:rsidRDefault="004767C7">
            <w:pPr>
              <w:pStyle w:val="TableParagraph"/>
              <w:spacing w:line="219" w:lineRule="exact"/>
              <w:ind w:right="5"/>
              <w:rPr>
                <w:sz w:val="20"/>
              </w:rPr>
            </w:pPr>
            <w:commentRangeStart w:id="254"/>
            <w:r w:rsidRPr="001E1B90">
              <w:rPr>
                <w:spacing w:val="-2"/>
                <w:sz w:val="20"/>
                <w:highlight w:val="yellow"/>
              </w:rPr>
              <w:t>1.425,32</w:t>
            </w:r>
            <w:commentRangeEnd w:id="254"/>
            <w:r w:rsidR="001E1B90">
              <w:rPr>
                <w:rStyle w:val="Refdecomentrio"/>
                <w:sz w:val="20"/>
                <w:szCs w:val="22"/>
              </w:rPr>
              <w:commentReference w:id="254"/>
            </w:r>
          </w:p>
        </w:tc>
      </w:tr>
      <w:tr w:rsidR="00036C99" w14:paraId="4548CECD" w14:textId="77777777">
        <w:trPr>
          <w:trHeight w:val="239"/>
        </w:trPr>
        <w:tc>
          <w:tcPr>
            <w:tcW w:w="898" w:type="dxa"/>
          </w:tcPr>
          <w:p w14:paraId="3A92A3C5"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6</w:t>
            </w:r>
          </w:p>
        </w:tc>
        <w:tc>
          <w:tcPr>
            <w:tcW w:w="1358" w:type="dxa"/>
          </w:tcPr>
          <w:p w14:paraId="26A18A45" w14:textId="77777777" w:rsidR="00036C99" w:rsidRDefault="004767C7">
            <w:pPr>
              <w:pStyle w:val="TableParagraph"/>
              <w:spacing w:line="219" w:lineRule="exact"/>
              <w:ind w:left="2" w:right="3"/>
              <w:rPr>
                <w:sz w:val="20"/>
              </w:rPr>
            </w:pPr>
            <w:r>
              <w:rPr>
                <w:spacing w:val="-10"/>
                <w:sz w:val="20"/>
              </w:rPr>
              <w:t>4</w:t>
            </w:r>
          </w:p>
        </w:tc>
        <w:tc>
          <w:tcPr>
            <w:tcW w:w="1004" w:type="dxa"/>
          </w:tcPr>
          <w:p w14:paraId="1E423A68" w14:textId="77777777" w:rsidR="00036C99" w:rsidRDefault="004767C7">
            <w:pPr>
              <w:pStyle w:val="TableParagraph"/>
              <w:spacing w:line="219" w:lineRule="exact"/>
              <w:ind w:left="4" w:right="4"/>
              <w:rPr>
                <w:sz w:val="20"/>
              </w:rPr>
            </w:pPr>
            <w:r>
              <w:rPr>
                <w:spacing w:val="-2"/>
                <w:sz w:val="20"/>
              </w:rPr>
              <w:t>56,07</w:t>
            </w:r>
          </w:p>
        </w:tc>
        <w:tc>
          <w:tcPr>
            <w:tcW w:w="1041" w:type="dxa"/>
            <w:tcBorders>
              <w:right w:val="single" w:sz="4" w:space="0" w:color="000000"/>
            </w:tcBorders>
          </w:tcPr>
          <w:p w14:paraId="6DC76A3D" w14:textId="77777777" w:rsidR="00036C99" w:rsidRDefault="004767C7">
            <w:pPr>
              <w:pStyle w:val="TableParagraph"/>
              <w:spacing w:line="219" w:lineRule="exact"/>
              <w:rPr>
                <w:sz w:val="20"/>
              </w:rPr>
            </w:pPr>
            <w:r>
              <w:rPr>
                <w:spacing w:val="-2"/>
                <w:sz w:val="20"/>
              </w:rPr>
              <w:t>205,51</w:t>
            </w:r>
          </w:p>
        </w:tc>
        <w:tc>
          <w:tcPr>
            <w:tcW w:w="1002" w:type="dxa"/>
            <w:tcBorders>
              <w:left w:val="single" w:sz="4" w:space="0" w:color="000000"/>
            </w:tcBorders>
          </w:tcPr>
          <w:p w14:paraId="1643AAC9"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15</w:t>
            </w:r>
          </w:p>
        </w:tc>
        <w:tc>
          <w:tcPr>
            <w:tcW w:w="1358" w:type="dxa"/>
          </w:tcPr>
          <w:p w14:paraId="3CFBA7FA" w14:textId="77777777" w:rsidR="00036C99" w:rsidRDefault="004767C7">
            <w:pPr>
              <w:pStyle w:val="TableParagraph"/>
              <w:spacing w:line="219" w:lineRule="exact"/>
              <w:ind w:right="3"/>
              <w:rPr>
                <w:sz w:val="20"/>
              </w:rPr>
            </w:pPr>
            <w:r>
              <w:rPr>
                <w:spacing w:val="-10"/>
                <w:sz w:val="20"/>
              </w:rPr>
              <w:t>3</w:t>
            </w:r>
          </w:p>
        </w:tc>
        <w:tc>
          <w:tcPr>
            <w:tcW w:w="1004" w:type="dxa"/>
          </w:tcPr>
          <w:p w14:paraId="1D67FC30" w14:textId="77777777" w:rsidR="00036C99" w:rsidRDefault="004767C7">
            <w:pPr>
              <w:pStyle w:val="TableParagraph"/>
              <w:spacing w:line="219" w:lineRule="exact"/>
              <w:ind w:right="4"/>
              <w:rPr>
                <w:sz w:val="20"/>
              </w:rPr>
            </w:pPr>
            <w:r>
              <w:rPr>
                <w:spacing w:val="-2"/>
                <w:sz w:val="20"/>
              </w:rPr>
              <w:t>109,54</w:t>
            </w:r>
          </w:p>
        </w:tc>
        <w:tc>
          <w:tcPr>
            <w:tcW w:w="1037" w:type="dxa"/>
          </w:tcPr>
          <w:p w14:paraId="39427329" w14:textId="77777777" w:rsidR="00036C99" w:rsidRDefault="004767C7">
            <w:pPr>
              <w:pStyle w:val="TableParagraph"/>
              <w:spacing w:line="219" w:lineRule="exact"/>
              <w:ind w:right="5"/>
              <w:rPr>
                <w:sz w:val="20"/>
              </w:rPr>
            </w:pPr>
            <w:r>
              <w:rPr>
                <w:spacing w:val="-2"/>
                <w:sz w:val="20"/>
              </w:rPr>
              <w:t>661,89</w:t>
            </w:r>
          </w:p>
        </w:tc>
      </w:tr>
      <w:tr w:rsidR="00036C99" w14:paraId="530626FF" w14:textId="77777777">
        <w:trPr>
          <w:trHeight w:val="239"/>
        </w:trPr>
        <w:tc>
          <w:tcPr>
            <w:tcW w:w="898" w:type="dxa"/>
          </w:tcPr>
          <w:p w14:paraId="15325F53"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7</w:t>
            </w:r>
          </w:p>
        </w:tc>
        <w:tc>
          <w:tcPr>
            <w:tcW w:w="1358" w:type="dxa"/>
          </w:tcPr>
          <w:p w14:paraId="487FA641" w14:textId="77777777" w:rsidR="00036C99" w:rsidRDefault="004767C7">
            <w:pPr>
              <w:pStyle w:val="TableParagraph"/>
              <w:spacing w:line="219" w:lineRule="exact"/>
              <w:ind w:left="2" w:right="3"/>
              <w:rPr>
                <w:sz w:val="20"/>
              </w:rPr>
            </w:pPr>
            <w:r>
              <w:rPr>
                <w:spacing w:val="-10"/>
                <w:sz w:val="20"/>
              </w:rPr>
              <w:t>4</w:t>
            </w:r>
          </w:p>
        </w:tc>
        <w:tc>
          <w:tcPr>
            <w:tcW w:w="1004" w:type="dxa"/>
          </w:tcPr>
          <w:p w14:paraId="6419E0CE" w14:textId="77777777" w:rsidR="00036C99" w:rsidRDefault="004767C7">
            <w:pPr>
              <w:pStyle w:val="TableParagraph"/>
              <w:spacing w:line="219" w:lineRule="exact"/>
              <w:ind w:left="4" w:right="4"/>
              <w:rPr>
                <w:sz w:val="20"/>
              </w:rPr>
            </w:pPr>
            <w:r>
              <w:rPr>
                <w:spacing w:val="-2"/>
                <w:sz w:val="20"/>
              </w:rPr>
              <w:t>71,86</w:t>
            </w:r>
          </w:p>
        </w:tc>
        <w:tc>
          <w:tcPr>
            <w:tcW w:w="1041" w:type="dxa"/>
            <w:tcBorders>
              <w:right w:val="single" w:sz="4" w:space="0" w:color="000000"/>
            </w:tcBorders>
          </w:tcPr>
          <w:p w14:paraId="4FD22CD4" w14:textId="77777777" w:rsidR="00036C99" w:rsidRDefault="004767C7">
            <w:pPr>
              <w:pStyle w:val="TableParagraph"/>
              <w:spacing w:line="219" w:lineRule="exact"/>
              <w:rPr>
                <w:sz w:val="20"/>
              </w:rPr>
            </w:pPr>
            <w:r>
              <w:rPr>
                <w:spacing w:val="-2"/>
                <w:sz w:val="20"/>
              </w:rPr>
              <w:t>253,14</w:t>
            </w:r>
          </w:p>
        </w:tc>
        <w:tc>
          <w:tcPr>
            <w:tcW w:w="1002" w:type="dxa"/>
            <w:tcBorders>
              <w:left w:val="single" w:sz="4" w:space="0" w:color="000000"/>
            </w:tcBorders>
          </w:tcPr>
          <w:p w14:paraId="4D0EB3BB"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16</w:t>
            </w:r>
          </w:p>
        </w:tc>
        <w:tc>
          <w:tcPr>
            <w:tcW w:w="1358" w:type="dxa"/>
          </w:tcPr>
          <w:p w14:paraId="4811EA4B" w14:textId="77777777" w:rsidR="00036C99" w:rsidRDefault="004767C7">
            <w:pPr>
              <w:pStyle w:val="TableParagraph"/>
              <w:spacing w:line="219" w:lineRule="exact"/>
              <w:ind w:right="3"/>
              <w:rPr>
                <w:sz w:val="20"/>
              </w:rPr>
            </w:pPr>
            <w:r>
              <w:rPr>
                <w:spacing w:val="-10"/>
                <w:sz w:val="20"/>
              </w:rPr>
              <w:t>3</w:t>
            </w:r>
          </w:p>
        </w:tc>
        <w:tc>
          <w:tcPr>
            <w:tcW w:w="1004" w:type="dxa"/>
          </w:tcPr>
          <w:p w14:paraId="72562585" w14:textId="77777777" w:rsidR="00036C99" w:rsidRDefault="004767C7">
            <w:pPr>
              <w:pStyle w:val="TableParagraph"/>
              <w:spacing w:line="219" w:lineRule="exact"/>
              <w:ind w:right="4"/>
              <w:rPr>
                <w:sz w:val="20"/>
              </w:rPr>
            </w:pPr>
            <w:r>
              <w:rPr>
                <w:spacing w:val="-2"/>
                <w:sz w:val="20"/>
              </w:rPr>
              <w:t>80,54</w:t>
            </w:r>
          </w:p>
        </w:tc>
        <w:tc>
          <w:tcPr>
            <w:tcW w:w="1037" w:type="dxa"/>
          </w:tcPr>
          <w:p w14:paraId="6DEA5D32" w14:textId="77777777" w:rsidR="00036C99" w:rsidRDefault="004767C7">
            <w:pPr>
              <w:pStyle w:val="TableParagraph"/>
              <w:spacing w:line="219" w:lineRule="exact"/>
              <w:ind w:right="5"/>
              <w:rPr>
                <w:sz w:val="20"/>
              </w:rPr>
            </w:pPr>
            <w:r>
              <w:rPr>
                <w:spacing w:val="-2"/>
                <w:sz w:val="20"/>
              </w:rPr>
              <w:t>164,70</w:t>
            </w:r>
          </w:p>
        </w:tc>
      </w:tr>
      <w:tr w:rsidR="00036C99" w14:paraId="0D8FB5DE" w14:textId="77777777">
        <w:trPr>
          <w:trHeight w:val="239"/>
        </w:trPr>
        <w:tc>
          <w:tcPr>
            <w:tcW w:w="898" w:type="dxa"/>
          </w:tcPr>
          <w:p w14:paraId="2E12EAC4" w14:textId="77777777" w:rsidR="00036C99" w:rsidRDefault="004767C7">
            <w:pPr>
              <w:pStyle w:val="TableParagraph"/>
              <w:spacing w:line="219" w:lineRule="exact"/>
              <w:ind w:left="95" w:right="95"/>
              <w:rPr>
                <w:sz w:val="20"/>
              </w:rPr>
            </w:pPr>
            <w:r>
              <w:rPr>
                <w:sz w:val="20"/>
              </w:rPr>
              <w:t>Bairro</w:t>
            </w:r>
            <w:r>
              <w:rPr>
                <w:spacing w:val="-7"/>
                <w:sz w:val="20"/>
              </w:rPr>
              <w:t xml:space="preserve"> </w:t>
            </w:r>
            <w:r>
              <w:rPr>
                <w:spacing w:val="-10"/>
                <w:sz w:val="20"/>
              </w:rPr>
              <w:t>8</w:t>
            </w:r>
          </w:p>
        </w:tc>
        <w:tc>
          <w:tcPr>
            <w:tcW w:w="1358" w:type="dxa"/>
          </w:tcPr>
          <w:p w14:paraId="26C52AC9" w14:textId="77777777" w:rsidR="00036C99" w:rsidRDefault="004767C7">
            <w:pPr>
              <w:pStyle w:val="TableParagraph"/>
              <w:spacing w:line="219" w:lineRule="exact"/>
              <w:ind w:left="2" w:right="3"/>
              <w:rPr>
                <w:sz w:val="20"/>
              </w:rPr>
            </w:pPr>
            <w:r>
              <w:rPr>
                <w:spacing w:val="-10"/>
                <w:sz w:val="20"/>
              </w:rPr>
              <w:t>4</w:t>
            </w:r>
          </w:p>
        </w:tc>
        <w:tc>
          <w:tcPr>
            <w:tcW w:w="1004" w:type="dxa"/>
          </w:tcPr>
          <w:p w14:paraId="750722BB" w14:textId="77777777" w:rsidR="00036C99" w:rsidRDefault="004767C7">
            <w:pPr>
              <w:pStyle w:val="TableParagraph"/>
              <w:spacing w:line="219" w:lineRule="exact"/>
              <w:ind w:left="4" w:right="4"/>
              <w:rPr>
                <w:sz w:val="20"/>
              </w:rPr>
            </w:pPr>
            <w:r>
              <w:rPr>
                <w:spacing w:val="-2"/>
                <w:sz w:val="20"/>
              </w:rPr>
              <w:t>42,79</w:t>
            </w:r>
          </w:p>
        </w:tc>
        <w:tc>
          <w:tcPr>
            <w:tcW w:w="1041" w:type="dxa"/>
            <w:tcBorders>
              <w:right w:val="single" w:sz="4" w:space="0" w:color="000000"/>
            </w:tcBorders>
          </w:tcPr>
          <w:p w14:paraId="2DCC453D" w14:textId="77777777" w:rsidR="00036C99" w:rsidRDefault="004767C7">
            <w:pPr>
              <w:pStyle w:val="TableParagraph"/>
              <w:spacing w:line="219" w:lineRule="exact"/>
              <w:rPr>
                <w:sz w:val="20"/>
              </w:rPr>
            </w:pPr>
            <w:r>
              <w:rPr>
                <w:spacing w:val="-2"/>
                <w:sz w:val="20"/>
              </w:rPr>
              <w:t>101,86</w:t>
            </w:r>
          </w:p>
        </w:tc>
        <w:tc>
          <w:tcPr>
            <w:tcW w:w="1002" w:type="dxa"/>
            <w:tcBorders>
              <w:left w:val="single" w:sz="4" w:space="0" w:color="000000"/>
            </w:tcBorders>
          </w:tcPr>
          <w:p w14:paraId="1088FED1" w14:textId="77777777" w:rsidR="00036C99" w:rsidRDefault="004767C7">
            <w:pPr>
              <w:pStyle w:val="TableParagraph"/>
              <w:spacing w:line="219" w:lineRule="exact"/>
              <w:ind w:left="116"/>
              <w:jc w:val="left"/>
              <w:rPr>
                <w:sz w:val="20"/>
              </w:rPr>
            </w:pPr>
            <w:r>
              <w:rPr>
                <w:sz w:val="20"/>
              </w:rPr>
              <w:t>Bairro</w:t>
            </w:r>
            <w:r>
              <w:rPr>
                <w:spacing w:val="-7"/>
                <w:sz w:val="20"/>
              </w:rPr>
              <w:t xml:space="preserve"> </w:t>
            </w:r>
            <w:r>
              <w:rPr>
                <w:spacing w:val="-5"/>
                <w:sz w:val="20"/>
              </w:rPr>
              <w:t>17</w:t>
            </w:r>
          </w:p>
        </w:tc>
        <w:tc>
          <w:tcPr>
            <w:tcW w:w="1358" w:type="dxa"/>
          </w:tcPr>
          <w:p w14:paraId="72A4609A" w14:textId="77777777" w:rsidR="00036C99" w:rsidRDefault="004767C7">
            <w:pPr>
              <w:pStyle w:val="TableParagraph"/>
              <w:spacing w:line="219" w:lineRule="exact"/>
              <w:ind w:right="3"/>
              <w:rPr>
                <w:sz w:val="20"/>
              </w:rPr>
            </w:pPr>
            <w:r>
              <w:rPr>
                <w:spacing w:val="-10"/>
                <w:sz w:val="20"/>
              </w:rPr>
              <w:t>3</w:t>
            </w:r>
          </w:p>
        </w:tc>
        <w:tc>
          <w:tcPr>
            <w:tcW w:w="1004" w:type="dxa"/>
          </w:tcPr>
          <w:p w14:paraId="271AFB7E" w14:textId="77777777" w:rsidR="00036C99" w:rsidRDefault="004767C7">
            <w:pPr>
              <w:pStyle w:val="TableParagraph"/>
              <w:spacing w:line="219" w:lineRule="exact"/>
              <w:ind w:right="4"/>
              <w:rPr>
                <w:sz w:val="20"/>
              </w:rPr>
            </w:pPr>
            <w:r>
              <w:rPr>
                <w:spacing w:val="-2"/>
                <w:sz w:val="20"/>
              </w:rPr>
              <w:t>299,89</w:t>
            </w:r>
          </w:p>
        </w:tc>
        <w:tc>
          <w:tcPr>
            <w:tcW w:w="1037" w:type="dxa"/>
          </w:tcPr>
          <w:p w14:paraId="512EDAE0" w14:textId="77777777" w:rsidR="00036C99" w:rsidRDefault="004767C7">
            <w:pPr>
              <w:pStyle w:val="TableParagraph"/>
              <w:spacing w:line="219" w:lineRule="exact"/>
              <w:ind w:right="5"/>
              <w:rPr>
                <w:sz w:val="20"/>
              </w:rPr>
            </w:pPr>
            <w:r>
              <w:rPr>
                <w:spacing w:val="-2"/>
                <w:sz w:val="20"/>
              </w:rPr>
              <w:t>462,20</w:t>
            </w:r>
          </w:p>
        </w:tc>
      </w:tr>
      <w:tr w:rsidR="00036C99" w14:paraId="11AD88F2" w14:textId="77777777">
        <w:trPr>
          <w:trHeight w:val="295"/>
        </w:trPr>
        <w:tc>
          <w:tcPr>
            <w:tcW w:w="898" w:type="dxa"/>
            <w:tcBorders>
              <w:bottom w:val="single" w:sz="8" w:space="0" w:color="000000"/>
            </w:tcBorders>
          </w:tcPr>
          <w:p w14:paraId="5D40CE1A" w14:textId="77777777" w:rsidR="00036C99" w:rsidRDefault="004767C7">
            <w:pPr>
              <w:pStyle w:val="TableParagraph"/>
              <w:spacing w:line="227" w:lineRule="exact"/>
              <w:ind w:left="95" w:right="95"/>
              <w:rPr>
                <w:sz w:val="20"/>
              </w:rPr>
            </w:pPr>
            <w:r>
              <w:rPr>
                <w:sz w:val="20"/>
              </w:rPr>
              <w:t>Bairro</w:t>
            </w:r>
            <w:r>
              <w:rPr>
                <w:spacing w:val="-7"/>
                <w:sz w:val="20"/>
              </w:rPr>
              <w:t xml:space="preserve"> </w:t>
            </w:r>
            <w:r>
              <w:rPr>
                <w:spacing w:val="-10"/>
                <w:sz w:val="20"/>
              </w:rPr>
              <w:t>9</w:t>
            </w:r>
          </w:p>
        </w:tc>
        <w:tc>
          <w:tcPr>
            <w:tcW w:w="1358" w:type="dxa"/>
            <w:tcBorders>
              <w:bottom w:val="single" w:sz="8" w:space="0" w:color="000000"/>
            </w:tcBorders>
          </w:tcPr>
          <w:p w14:paraId="1A2FAE17" w14:textId="77777777" w:rsidR="00036C99" w:rsidRDefault="004767C7">
            <w:pPr>
              <w:pStyle w:val="TableParagraph"/>
              <w:spacing w:line="227" w:lineRule="exact"/>
              <w:ind w:left="2" w:right="3"/>
              <w:rPr>
                <w:sz w:val="20"/>
              </w:rPr>
            </w:pPr>
            <w:r>
              <w:rPr>
                <w:spacing w:val="-10"/>
                <w:sz w:val="20"/>
              </w:rPr>
              <w:t>4</w:t>
            </w:r>
          </w:p>
        </w:tc>
        <w:tc>
          <w:tcPr>
            <w:tcW w:w="1004" w:type="dxa"/>
            <w:tcBorders>
              <w:bottom w:val="single" w:sz="8" w:space="0" w:color="000000"/>
            </w:tcBorders>
          </w:tcPr>
          <w:p w14:paraId="32365863" w14:textId="77777777" w:rsidR="00036C99" w:rsidRDefault="004767C7">
            <w:pPr>
              <w:pStyle w:val="TableParagraph"/>
              <w:spacing w:line="227" w:lineRule="exact"/>
              <w:ind w:left="4" w:right="4"/>
              <w:rPr>
                <w:sz w:val="20"/>
              </w:rPr>
            </w:pPr>
            <w:r>
              <w:rPr>
                <w:spacing w:val="-2"/>
                <w:sz w:val="20"/>
              </w:rPr>
              <w:t>176,15</w:t>
            </w:r>
          </w:p>
        </w:tc>
        <w:tc>
          <w:tcPr>
            <w:tcW w:w="1041" w:type="dxa"/>
            <w:tcBorders>
              <w:bottom w:val="single" w:sz="8" w:space="0" w:color="000000"/>
              <w:right w:val="single" w:sz="4" w:space="0" w:color="000000"/>
            </w:tcBorders>
          </w:tcPr>
          <w:p w14:paraId="69E991FF" w14:textId="77777777" w:rsidR="00036C99" w:rsidRDefault="004767C7">
            <w:pPr>
              <w:pStyle w:val="TableParagraph"/>
              <w:spacing w:line="227" w:lineRule="exact"/>
              <w:rPr>
                <w:sz w:val="20"/>
              </w:rPr>
            </w:pPr>
            <w:r>
              <w:rPr>
                <w:spacing w:val="-2"/>
                <w:sz w:val="20"/>
              </w:rPr>
              <w:t>406,02</w:t>
            </w:r>
          </w:p>
        </w:tc>
        <w:tc>
          <w:tcPr>
            <w:tcW w:w="1002" w:type="dxa"/>
            <w:tcBorders>
              <w:left w:val="single" w:sz="4" w:space="0" w:color="000000"/>
              <w:bottom w:val="single" w:sz="8" w:space="0" w:color="000000"/>
            </w:tcBorders>
          </w:tcPr>
          <w:p w14:paraId="4092E124" w14:textId="77777777" w:rsidR="00036C99" w:rsidRDefault="004767C7">
            <w:pPr>
              <w:pStyle w:val="TableParagraph"/>
              <w:spacing w:line="227" w:lineRule="exact"/>
              <w:ind w:left="116"/>
              <w:jc w:val="left"/>
              <w:rPr>
                <w:sz w:val="20"/>
              </w:rPr>
            </w:pPr>
            <w:r>
              <w:rPr>
                <w:sz w:val="20"/>
              </w:rPr>
              <w:t>Bairro</w:t>
            </w:r>
            <w:r>
              <w:rPr>
                <w:spacing w:val="-7"/>
                <w:sz w:val="20"/>
              </w:rPr>
              <w:t xml:space="preserve"> </w:t>
            </w:r>
            <w:r>
              <w:rPr>
                <w:spacing w:val="-5"/>
                <w:sz w:val="20"/>
              </w:rPr>
              <w:t>18</w:t>
            </w:r>
          </w:p>
        </w:tc>
        <w:tc>
          <w:tcPr>
            <w:tcW w:w="1358" w:type="dxa"/>
            <w:tcBorders>
              <w:bottom w:val="single" w:sz="8" w:space="0" w:color="000000"/>
            </w:tcBorders>
          </w:tcPr>
          <w:p w14:paraId="5DD4056E" w14:textId="77777777" w:rsidR="00036C99" w:rsidRDefault="004767C7">
            <w:pPr>
              <w:pStyle w:val="TableParagraph"/>
              <w:spacing w:line="227" w:lineRule="exact"/>
              <w:ind w:right="3"/>
              <w:rPr>
                <w:sz w:val="20"/>
              </w:rPr>
            </w:pPr>
            <w:r>
              <w:rPr>
                <w:spacing w:val="-10"/>
                <w:sz w:val="20"/>
              </w:rPr>
              <w:t>4</w:t>
            </w:r>
          </w:p>
        </w:tc>
        <w:tc>
          <w:tcPr>
            <w:tcW w:w="1004" w:type="dxa"/>
            <w:tcBorders>
              <w:bottom w:val="single" w:sz="8" w:space="0" w:color="000000"/>
            </w:tcBorders>
          </w:tcPr>
          <w:p w14:paraId="29E1479F" w14:textId="77777777" w:rsidR="00036C99" w:rsidRDefault="004767C7">
            <w:pPr>
              <w:pStyle w:val="TableParagraph"/>
              <w:spacing w:line="227" w:lineRule="exact"/>
              <w:ind w:right="4"/>
              <w:rPr>
                <w:sz w:val="20"/>
              </w:rPr>
            </w:pPr>
            <w:r>
              <w:rPr>
                <w:spacing w:val="-2"/>
                <w:sz w:val="20"/>
              </w:rPr>
              <w:t>170,58</w:t>
            </w:r>
          </w:p>
        </w:tc>
        <w:tc>
          <w:tcPr>
            <w:tcW w:w="1037" w:type="dxa"/>
            <w:tcBorders>
              <w:bottom w:val="single" w:sz="8" w:space="0" w:color="000000"/>
            </w:tcBorders>
          </w:tcPr>
          <w:p w14:paraId="42855F80" w14:textId="77777777" w:rsidR="00036C99" w:rsidRDefault="004767C7">
            <w:pPr>
              <w:pStyle w:val="TableParagraph"/>
              <w:spacing w:line="227" w:lineRule="exact"/>
              <w:ind w:right="5"/>
              <w:rPr>
                <w:sz w:val="20"/>
              </w:rPr>
            </w:pPr>
            <w:r w:rsidRPr="001E1B90">
              <w:rPr>
                <w:spacing w:val="-2"/>
                <w:sz w:val="20"/>
                <w:highlight w:val="yellow"/>
              </w:rPr>
              <w:t>1.034,87</w:t>
            </w:r>
          </w:p>
        </w:tc>
      </w:tr>
    </w:tbl>
    <w:p w14:paraId="496B5E6A" w14:textId="77777777" w:rsidR="00036C99" w:rsidRDefault="004767C7">
      <w:pPr>
        <w:ind w:left="2039" w:right="2008"/>
        <w:jc w:val="center"/>
        <w:rPr>
          <w:sz w:val="20"/>
        </w:rPr>
      </w:pPr>
      <w:r>
        <w:rPr>
          <w:b/>
          <w:sz w:val="20"/>
        </w:rPr>
        <w:t>Fonte:</w:t>
      </w:r>
      <w:r>
        <w:rPr>
          <w:b/>
          <w:spacing w:val="1"/>
          <w:sz w:val="20"/>
        </w:rPr>
        <w:t xml:space="preserve"> </w:t>
      </w:r>
      <w:r>
        <w:rPr>
          <w:sz w:val="20"/>
        </w:rPr>
        <w:t>Autores</w:t>
      </w:r>
      <w:r>
        <w:rPr>
          <w:spacing w:val="-8"/>
          <w:sz w:val="20"/>
        </w:rPr>
        <w:t xml:space="preserve"> </w:t>
      </w:r>
      <w:r>
        <w:rPr>
          <w:spacing w:val="-2"/>
          <w:sz w:val="20"/>
        </w:rPr>
        <w:t>(2026).</w:t>
      </w:r>
    </w:p>
    <w:p w14:paraId="3711F2AF" w14:textId="77777777" w:rsidR="00036C99" w:rsidRDefault="00036C99">
      <w:pPr>
        <w:jc w:val="center"/>
        <w:rPr>
          <w:sz w:val="20"/>
        </w:rPr>
        <w:sectPr w:rsidR="00036C99">
          <w:pgSz w:w="11910" w:h="16840"/>
          <w:pgMar w:top="1260" w:right="992" w:bottom="280" w:left="1559" w:header="1034" w:footer="0" w:gutter="0"/>
          <w:cols w:space="720"/>
        </w:sectPr>
      </w:pPr>
    </w:p>
    <w:p w14:paraId="4697E5D0" w14:textId="77777777" w:rsidR="00036C99" w:rsidRDefault="00036C99">
      <w:pPr>
        <w:pStyle w:val="Corpodetexto"/>
        <w:spacing w:before="165"/>
      </w:pPr>
    </w:p>
    <w:p w14:paraId="4C5825EB" w14:textId="77777777" w:rsidR="00036C99" w:rsidRDefault="004767C7">
      <w:pPr>
        <w:pStyle w:val="Corpodetexto"/>
        <w:spacing w:line="376" w:lineRule="auto"/>
        <w:ind w:left="140" w:right="111" w:firstLine="1133"/>
        <w:jc w:val="both"/>
      </w:pPr>
      <w:r>
        <w:rPr>
          <w:spacing w:val="-2"/>
        </w:rPr>
        <w:t>Constata-se</w:t>
      </w:r>
      <w:r>
        <w:rPr>
          <w:spacing w:val="-13"/>
        </w:rPr>
        <w:t xml:space="preserve"> </w:t>
      </w:r>
      <w:r>
        <w:rPr>
          <w:spacing w:val="-2"/>
        </w:rPr>
        <w:t>a</w:t>
      </w:r>
      <w:r>
        <w:rPr>
          <w:spacing w:val="-13"/>
        </w:rPr>
        <w:t xml:space="preserve"> </w:t>
      </w:r>
      <w:r>
        <w:rPr>
          <w:spacing w:val="-2"/>
        </w:rPr>
        <w:t>menor</w:t>
      </w:r>
      <w:r>
        <w:rPr>
          <w:spacing w:val="-13"/>
        </w:rPr>
        <w:t xml:space="preserve"> </w:t>
      </w:r>
      <w:r>
        <w:rPr>
          <w:spacing w:val="-2"/>
        </w:rPr>
        <w:t>distância</w:t>
      </w:r>
      <w:r>
        <w:rPr>
          <w:spacing w:val="-13"/>
        </w:rPr>
        <w:t xml:space="preserve"> </w:t>
      </w:r>
      <w:r>
        <w:rPr>
          <w:spacing w:val="-2"/>
        </w:rPr>
        <w:t>percorrida</w:t>
      </w:r>
      <w:r>
        <w:rPr>
          <w:spacing w:val="-13"/>
        </w:rPr>
        <w:t xml:space="preserve"> </w:t>
      </w:r>
      <w:r>
        <w:rPr>
          <w:spacing w:val="-2"/>
        </w:rPr>
        <w:t>por</w:t>
      </w:r>
      <w:r>
        <w:rPr>
          <w:spacing w:val="-13"/>
        </w:rPr>
        <w:t xml:space="preserve"> </w:t>
      </w:r>
      <w:r>
        <w:rPr>
          <w:spacing w:val="-2"/>
        </w:rPr>
        <w:t>um</w:t>
      </w:r>
      <w:r>
        <w:rPr>
          <w:spacing w:val="-13"/>
        </w:rPr>
        <w:t xml:space="preserve"> </w:t>
      </w:r>
      <w:r>
        <w:rPr>
          <w:spacing w:val="-2"/>
        </w:rPr>
        <w:t>funcionário</w:t>
      </w:r>
      <w:r>
        <w:rPr>
          <w:spacing w:val="-13"/>
        </w:rPr>
        <w:t xml:space="preserve"> </w:t>
      </w:r>
      <w:r>
        <w:rPr>
          <w:spacing w:val="-2"/>
        </w:rPr>
        <w:t>até</w:t>
      </w:r>
      <w:r>
        <w:rPr>
          <w:spacing w:val="-13"/>
        </w:rPr>
        <w:t xml:space="preserve"> </w:t>
      </w:r>
      <w:r>
        <w:rPr>
          <w:spacing w:val="-2"/>
        </w:rPr>
        <w:t>o</w:t>
      </w:r>
      <w:r>
        <w:rPr>
          <w:spacing w:val="-13"/>
        </w:rPr>
        <w:t xml:space="preserve"> </w:t>
      </w:r>
      <w:r>
        <w:rPr>
          <w:spacing w:val="-2"/>
        </w:rPr>
        <w:t>ponto</w:t>
      </w:r>
      <w:r>
        <w:rPr>
          <w:spacing w:val="-13"/>
        </w:rPr>
        <w:t xml:space="preserve"> </w:t>
      </w:r>
      <w:r>
        <w:rPr>
          <w:spacing w:val="-2"/>
        </w:rPr>
        <w:t>de</w:t>
      </w:r>
      <w:r>
        <w:rPr>
          <w:spacing w:val="-13"/>
        </w:rPr>
        <w:t xml:space="preserve"> </w:t>
      </w:r>
      <w:r>
        <w:rPr>
          <w:spacing w:val="-2"/>
        </w:rPr>
        <w:t xml:space="preserve">embarque </w:t>
      </w:r>
      <w:r>
        <w:t>foi de 17,01 m, localizado no Bairro 3. Entretanto, a maior distância destacada foi de 1.425,32 m, no Bairro 14.</w:t>
      </w:r>
      <w:r>
        <w:rPr>
          <w:spacing w:val="40"/>
        </w:rPr>
        <w:t xml:space="preserve"> </w:t>
      </w:r>
      <w:r w:rsidRPr="00355D4A">
        <w:rPr>
          <w:highlight w:val="green"/>
        </w:rPr>
        <w:t>Esses resultados evidenciam a variação do deslocamento entre os bairros, embora todos os funcionários tenham permanecido dentro do limite máximo de cobertura estabelecido pelo modelo.</w:t>
      </w:r>
      <w:r>
        <w:rPr>
          <w:spacing w:val="40"/>
        </w:rPr>
        <w:t xml:space="preserve"> </w:t>
      </w:r>
      <w:r>
        <w:t xml:space="preserve">A Figura </w:t>
      </w:r>
      <w:hyperlink w:anchor="_bookmark3" w:history="1">
        <w:r>
          <w:t>2,</w:t>
        </w:r>
      </w:hyperlink>
      <w:r>
        <w:t xml:space="preserve"> apresenta a localização das paradas dentro do raio de </w:t>
      </w:r>
      <w:r>
        <w:rPr>
          <w:spacing w:val="-2"/>
        </w:rPr>
        <w:t>cobertura</w:t>
      </w:r>
      <w:r>
        <w:rPr>
          <w:spacing w:val="-9"/>
        </w:rPr>
        <w:t xml:space="preserve"> </w:t>
      </w:r>
      <w:r>
        <w:rPr>
          <w:spacing w:val="-2"/>
        </w:rPr>
        <w:t>estabelecido,</w:t>
      </w:r>
      <w:r>
        <w:rPr>
          <w:spacing w:val="-9"/>
        </w:rPr>
        <w:t xml:space="preserve"> </w:t>
      </w:r>
      <w:r>
        <w:rPr>
          <w:spacing w:val="-2"/>
        </w:rPr>
        <w:t>bem</w:t>
      </w:r>
      <w:r>
        <w:rPr>
          <w:spacing w:val="-9"/>
        </w:rPr>
        <w:t xml:space="preserve"> </w:t>
      </w:r>
      <w:r>
        <w:rPr>
          <w:spacing w:val="-2"/>
        </w:rPr>
        <w:t>como</w:t>
      </w:r>
      <w:r>
        <w:rPr>
          <w:spacing w:val="-9"/>
        </w:rPr>
        <w:t xml:space="preserve"> </w:t>
      </w:r>
      <w:r>
        <w:rPr>
          <w:spacing w:val="-2"/>
        </w:rPr>
        <w:t>a</w:t>
      </w:r>
      <w:r>
        <w:rPr>
          <w:spacing w:val="-9"/>
        </w:rPr>
        <w:t xml:space="preserve"> </w:t>
      </w:r>
      <w:r>
        <w:rPr>
          <w:spacing w:val="-2"/>
        </w:rPr>
        <w:t>distribuição</w:t>
      </w:r>
      <w:r>
        <w:rPr>
          <w:spacing w:val="-9"/>
        </w:rPr>
        <w:t xml:space="preserve"> </w:t>
      </w:r>
      <w:r>
        <w:rPr>
          <w:spacing w:val="-2"/>
        </w:rPr>
        <w:t>dos</w:t>
      </w:r>
      <w:r>
        <w:rPr>
          <w:spacing w:val="-9"/>
        </w:rPr>
        <w:t xml:space="preserve"> </w:t>
      </w:r>
      <w:r>
        <w:rPr>
          <w:spacing w:val="-2"/>
        </w:rPr>
        <w:t>funcionários</w:t>
      </w:r>
      <w:r>
        <w:rPr>
          <w:spacing w:val="-9"/>
        </w:rPr>
        <w:t xml:space="preserve"> </w:t>
      </w:r>
      <w:r>
        <w:rPr>
          <w:spacing w:val="-2"/>
        </w:rPr>
        <w:t>em</w:t>
      </w:r>
      <w:r>
        <w:rPr>
          <w:spacing w:val="-9"/>
        </w:rPr>
        <w:t xml:space="preserve"> </w:t>
      </w:r>
      <w:r>
        <w:rPr>
          <w:spacing w:val="-2"/>
        </w:rPr>
        <w:t>cada</w:t>
      </w:r>
      <w:r>
        <w:rPr>
          <w:spacing w:val="-9"/>
        </w:rPr>
        <w:t xml:space="preserve"> </w:t>
      </w:r>
      <w:r>
        <w:rPr>
          <w:spacing w:val="-2"/>
        </w:rPr>
        <w:t>bairro.</w:t>
      </w:r>
      <w:r>
        <w:rPr>
          <w:spacing w:val="8"/>
        </w:rPr>
        <w:t xml:space="preserve"> </w:t>
      </w:r>
      <w:r>
        <w:rPr>
          <w:spacing w:val="-2"/>
        </w:rPr>
        <w:t>Dessa</w:t>
      </w:r>
      <w:r>
        <w:rPr>
          <w:spacing w:val="-9"/>
        </w:rPr>
        <w:t xml:space="preserve"> </w:t>
      </w:r>
      <w:r>
        <w:rPr>
          <w:spacing w:val="-2"/>
        </w:rPr>
        <w:t>forma,</w:t>
      </w:r>
      <w:r>
        <w:rPr>
          <w:spacing w:val="-9"/>
        </w:rPr>
        <w:t xml:space="preserve"> </w:t>
      </w:r>
      <w:r>
        <w:rPr>
          <w:spacing w:val="-2"/>
        </w:rPr>
        <w:t>é possível</w:t>
      </w:r>
      <w:r>
        <w:rPr>
          <w:spacing w:val="-8"/>
        </w:rPr>
        <w:t xml:space="preserve"> </w:t>
      </w:r>
      <w:r>
        <w:rPr>
          <w:spacing w:val="-2"/>
        </w:rPr>
        <w:t>visualizar</w:t>
      </w:r>
      <w:r>
        <w:rPr>
          <w:spacing w:val="-8"/>
        </w:rPr>
        <w:t xml:space="preserve"> </w:t>
      </w:r>
      <w:r>
        <w:rPr>
          <w:spacing w:val="-2"/>
        </w:rPr>
        <w:t>a</w:t>
      </w:r>
      <w:r>
        <w:rPr>
          <w:spacing w:val="-9"/>
        </w:rPr>
        <w:t xml:space="preserve"> </w:t>
      </w:r>
      <w:r>
        <w:rPr>
          <w:spacing w:val="-2"/>
        </w:rPr>
        <w:t>posição</w:t>
      </w:r>
      <w:r>
        <w:rPr>
          <w:spacing w:val="-8"/>
        </w:rPr>
        <w:t xml:space="preserve"> </w:t>
      </w:r>
      <w:r>
        <w:rPr>
          <w:spacing w:val="-2"/>
        </w:rPr>
        <w:t>dos</w:t>
      </w:r>
      <w:r>
        <w:rPr>
          <w:spacing w:val="-8"/>
        </w:rPr>
        <w:t xml:space="preserve"> </w:t>
      </w:r>
      <w:r>
        <w:rPr>
          <w:spacing w:val="-2"/>
        </w:rPr>
        <w:t>pontos</w:t>
      </w:r>
      <w:r>
        <w:rPr>
          <w:spacing w:val="-8"/>
        </w:rPr>
        <w:t xml:space="preserve"> </w:t>
      </w:r>
      <w:r>
        <w:rPr>
          <w:spacing w:val="-2"/>
        </w:rPr>
        <w:t>de</w:t>
      </w:r>
      <w:r>
        <w:rPr>
          <w:spacing w:val="-8"/>
        </w:rPr>
        <w:t xml:space="preserve"> </w:t>
      </w:r>
      <w:r>
        <w:rPr>
          <w:spacing w:val="-2"/>
        </w:rPr>
        <w:t>embarque</w:t>
      </w:r>
      <w:r>
        <w:rPr>
          <w:spacing w:val="-8"/>
        </w:rPr>
        <w:t xml:space="preserve"> </w:t>
      </w:r>
      <w:r>
        <w:rPr>
          <w:spacing w:val="-2"/>
        </w:rPr>
        <w:t>em</w:t>
      </w:r>
      <w:r>
        <w:rPr>
          <w:spacing w:val="-8"/>
        </w:rPr>
        <w:t xml:space="preserve"> </w:t>
      </w:r>
      <w:r>
        <w:rPr>
          <w:spacing w:val="-2"/>
        </w:rPr>
        <w:t>relação</w:t>
      </w:r>
      <w:r>
        <w:rPr>
          <w:spacing w:val="-8"/>
        </w:rPr>
        <w:t xml:space="preserve"> </w:t>
      </w:r>
      <w:r>
        <w:rPr>
          <w:spacing w:val="-2"/>
        </w:rPr>
        <w:t>às</w:t>
      </w:r>
      <w:r>
        <w:rPr>
          <w:spacing w:val="-8"/>
        </w:rPr>
        <w:t xml:space="preserve"> </w:t>
      </w:r>
      <w:r>
        <w:rPr>
          <w:spacing w:val="-2"/>
        </w:rPr>
        <w:t>residências</w:t>
      </w:r>
      <w:r>
        <w:rPr>
          <w:spacing w:val="-8"/>
        </w:rPr>
        <w:t xml:space="preserve"> </w:t>
      </w:r>
      <w:r>
        <w:rPr>
          <w:spacing w:val="-2"/>
        </w:rPr>
        <w:t>dos</w:t>
      </w:r>
      <w:r>
        <w:rPr>
          <w:spacing w:val="-8"/>
        </w:rPr>
        <w:t xml:space="preserve"> </w:t>
      </w:r>
      <w:r>
        <w:rPr>
          <w:spacing w:val="-2"/>
        </w:rPr>
        <w:t xml:space="preserve">funcionários, </w:t>
      </w:r>
      <w:r>
        <w:t>evidenciando que todos se encontram dentro da distância máxima permitida pelo modelo.</w:t>
      </w:r>
    </w:p>
    <w:p w14:paraId="6CB37B8A" w14:textId="77777777" w:rsidR="00036C99" w:rsidRDefault="004767C7">
      <w:pPr>
        <w:pStyle w:val="Corpodetexto"/>
        <w:spacing w:before="180"/>
        <w:ind w:left="2992"/>
        <w:jc w:val="both"/>
      </w:pPr>
      <w:commentRangeStart w:id="255"/>
      <w:r>
        <w:rPr>
          <w:noProof/>
        </w:rPr>
        <w:drawing>
          <wp:anchor distT="0" distB="0" distL="0" distR="0" simplePos="0" relativeHeight="487591936" behindDoc="1" locked="0" layoutInCell="1" allowOverlap="1" wp14:anchorId="7AE8F7D3" wp14:editId="5678568F">
            <wp:simplePos x="0" y="0"/>
            <wp:positionH relativeFrom="page">
              <wp:posOffset>1078877</wp:posOffset>
            </wp:positionH>
            <wp:positionV relativeFrom="paragraph">
              <wp:posOffset>312028</wp:posOffset>
            </wp:positionV>
            <wp:extent cx="5776722" cy="375513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76722" cy="3755136"/>
                    </a:xfrm>
                    <a:prstGeom prst="rect">
                      <a:avLst/>
                    </a:prstGeom>
                  </pic:spPr>
                </pic:pic>
              </a:graphicData>
            </a:graphic>
          </wp:anchor>
        </w:drawing>
      </w:r>
      <w:bookmarkStart w:id="256" w:name="_bookmark3"/>
      <w:bookmarkEnd w:id="256"/>
      <w:r>
        <w:t>Figura</w:t>
      </w:r>
      <w:r>
        <w:rPr>
          <w:spacing w:val="-6"/>
        </w:rPr>
        <w:t xml:space="preserve"> </w:t>
      </w:r>
      <w:r>
        <w:t>2</w:t>
      </w:r>
      <w:r>
        <w:rPr>
          <w:spacing w:val="-6"/>
        </w:rPr>
        <w:t xml:space="preserve"> </w:t>
      </w:r>
      <w:r>
        <w:t>–</w:t>
      </w:r>
      <w:r>
        <w:rPr>
          <w:spacing w:val="-6"/>
        </w:rPr>
        <w:t xml:space="preserve"> </w:t>
      </w:r>
      <w:r>
        <w:t>Localização</w:t>
      </w:r>
      <w:r>
        <w:rPr>
          <w:spacing w:val="-5"/>
        </w:rPr>
        <w:t xml:space="preserve"> </w:t>
      </w:r>
      <w:r>
        <w:t>das</w:t>
      </w:r>
      <w:r>
        <w:rPr>
          <w:spacing w:val="-6"/>
        </w:rPr>
        <w:t xml:space="preserve"> </w:t>
      </w:r>
      <w:r>
        <w:rPr>
          <w:spacing w:val="-2"/>
        </w:rPr>
        <w:t>paradas</w:t>
      </w:r>
      <w:commentRangeEnd w:id="255"/>
      <w:r w:rsidR="001E1B90">
        <w:rPr>
          <w:rStyle w:val="Refdecomentrio"/>
          <w:sz w:val="24"/>
          <w:szCs w:val="24"/>
        </w:rPr>
        <w:commentReference w:id="255"/>
      </w:r>
    </w:p>
    <w:p w14:paraId="3C974ECD" w14:textId="77777777" w:rsidR="00036C99" w:rsidRDefault="004767C7">
      <w:pPr>
        <w:spacing w:before="48"/>
        <w:ind w:left="40" w:right="2"/>
        <w:jc w:val="center"/>
        <w:rPr>
          <w:sz w:val="24"/>
        </w:rPr>
      </w:pPr>
      <w:r>
        <w:rPr>
          <w:b/>
          <w:sz w:val="24"/>
        </w:rPr>
        <w:t>Fonte:</w:t>
      </w:r>
      <w:r>
        <w:rPr>
          <w:b/>
          <w:spacing w:val="2"/>
          <w:sz w:val="24"/>
        </w:rPr>
        <w:t xml:space="preserve"> </w:t>
      </w:r>
      <w:r>
        <w:rPr>
          <w:sz w:val="24"/>
        </w:rPr>
        <w:t>Autores</w:t>
      </w:r>
      <w:r>
        <w:rPr>
          <w:spacing w:val="-10"/>
          <w:sz w:val="24"/>
        </w:rPr>
        <w:t xml:space="preserve"> </w:t>
      </w:r>
      <w:r>
        <w:rPr>
          <w:spacing w:val="-2"/>
          <w:sz w:val="24"/>
        </w:rPr>
        <w:t>(2026).</w:t>
      </w:r>
    </w:p>
    <w:p w14:paraId="490B552A" w14:textId="77777777" w:rsidR="00036C99" w:rsidRDefault="00036C99">
      <w:pPr>
        <w:jc w:val="center"/>
        <w:rPr>
          <w:ins w:id="257" w:author="Samantha Araújo" w:date="2026-09-21T14:13:00Z" w16du:dateUtc="2026-09-21T17:13:00Z"/>
          <w:sz w:val="24"/>
        </w:rPr>
      </w:pPr>
    </w:p>
    <w:p w14:paraId="521E2B19" w14:textId="77777777" w:rsidR="005C5660" w:rsidRDefault="005C5660">
      <w:pPr>
        <w:jc w:val="center"/>
        <w:rPr>
          <w:ins w:id="258" w:author="Samantha Araújo" w:date="2026-09-21T14:13:00Z" w16du:dateUtc="2026-09-21T17:13:00Z"/>
          <w:sz w:val="24"/>
        </w:rPr>
      </w:pPr>
    </w:p>
    <w:p w14:paraId="13B6D715" w14:textId="0687529D" w:rsidR="005C5660" w:rsidRDefault="005C5660">
      <w:pPr>
        <w:rPr>
          <w:sz w:val="24"/>
        </w:rPr>
        <w:sectPr w:rsidR="005C5660">
          <w:pgSz w:w="11910" w:h="16840"/>
          <w:pgMar w:top="1260" w:right="992" w:bottom="280" w:left="1559" w:header="1034" w:footer="0" w:gutter="0"/>
          <w:cols w:space="720"/>
        </w:sectPr>
        <w:pPrChange w:id="259" w:author="Samantha Araújo" w:date="2026-09-21T14:13:00Z" w16du:dateUtc="2026-09-21T17:13:00Z">
          <w:pPr>
            <w:jc w:val="center"/>
          </w:pPr>
        </w:pPrChange>
      </w:pPr>
    </w:p>
    <w:p w14:paraId="6865F47A" w14:textId="77777777" w:rsidR="00036C99" w:rsidRDefault="00036C99">
      <w:pPr>
        <w:pStyle w:val="Corpodetexto"/>
        <w:spacing w:before="165"/>
      </w:pPr>
    </w:p>
    <w:p w14:paraId="2A60E0D6" w14:textId="77777777" w:rsidR="00036C99" w:rsidRDefault="004767C7">
      <w:pPr>
        <w:pStyle w:val="PargrafodaLista"/>
        <w:numPr>
          <w:ilvl w:val="0"/>
          <w:numId w:val="2"/>
        </w:numPr>
        <w:tabs>
          <w:tab w:val="left" w:pos="438"/>
        </w:tabs>
        <w:ind w:left="438" w:hanging="298"/>
        <w:rPr>
          <w:b/>
          <w:sz w:val="24"/>
        </w:rPr>
      </w:pPr>
      <w:bookmarkStart w:id="260" w:name="Cronograma"/>
      <w:bookmarkEnd w:id="260"/>
      <w:r>
        <w:rPr>
          <w:b/>
          <w:spacing w:val="-2"/>
          <w:sz w:val="24"/>
        </w:rPr>
        <w:t>CRONOGRAMA</w:t>
      </w:r>
    </w:p>
    <w:p w14:paraId="619E3686" w14:textId="77777777" w:rsidR="00036C99" w:rsidRDefault="00036C99">
      <w:pPr>
        <w:pStyle w:val="Corpodetexto"/>
        <w:spacing w:before="171"/>
        <w:rPr>
          <w:b/>
        </w:rPr>
      </w:pPr>
    </w:p>
    <w:p w14:paraId="0D9EA925" w14:textId="77777777" w:rsidR="00036C99" w:rsidRDefault="004767C7">
      <w:pPr>
        <w:pStyle w:val="Corpodetexto"/>
        <w:spacing w:line="376" w:lineRule="auto"/>
        <w:ind w:left="140" w:right="141" w:firstLine="1133"/>
        <w:jc w:val="both"/>
      </w:pPr>
      <w:r>
        <w:t xml:space="preserve">A seguir, apresenta-se a Tabela </w:t>
      </w:r>
      <w:hyperlink w:anchor="_bookmark4" w:history="1">
        <w:r>
          <w:t>3,</w:t>
        </w:r>
      </w:hyperlink>
      <w:r>
        <w:t xml:space="preserve"> na qual são destacadas as etapas da pesquisa distribuídas</w:t>
      </w:r>
      <w:r>
        <w:rPr>
          <w:spacing w:val="-10"/>
        </w:rPr>
        <w:t xml:space="preserve"> </w:t>
      </w:r>
      <w:r>
        <w:t>ao</w:t>
      </w:r>
      <w:r>
        <w:rPr>
          <w:spacing w:val="-11"/>
        </w:rPr>
        <w:t xml:space="preserve"> </w:t>
      </w:r>
      <w:r>
        <w:t>longo</w:t>
      </w:r>
      <w:r>
        <w:rPr>
          <w:spacing w:val="-10"/>
        </w:rPr>
        <w:t xml:space="preserve"> </w:t>
      </w:r>
      <w:r>
        <w:t>dos</w:t>
      </w:r>
      <w:r>
        <w:rPr>
          <w:spacing w:val="-10"/>
        </w:rPr>
        <w:t xml:space="preserve"> </w:t>
      </w:r>
      <w:r>
        <w:t>meses</w:t>
      </w:r>
      <w:r>
        <w:rPr>
          <w:spacing w:val="-10"/>
        </w:rPr>
        <w:t xml:space="preserve"> </w:t>
      </w:r>
      <w:r>
        <w:t>previstos</w:t>
      </w:r>
      <w:r>
        <w:rPr>
          <w:spacing w:val="-11"/>
        </w:rPr>
        <w:t xml:space="preserve"> </w:t>
      </w:r>
      <w:r>
        <w:t>para</w:t>
      </w:r>
      <w:r>
        <w:rPr>
          <w:spacing w:val="-10"/>
        </w:rPr>
        <w:t xml:space="preserve"> </w:t>
      </w:r>
      <w:r>
        <w:t>o</w:t>
      </w:r>
      <w:r>
        <w:rPr>
          <w:spacing w:val="-10"/>
        </w:rPr>
        <w:t xml:space="preserve"> </w:t>
      </w:r>
      <w:r>
        <w:t>desenvolvimento</w:t>
      </w:r>
      <w:r>
        <w:rPr>
          <w:spacing w:val="-10"/>
        </w:rPr>
        <w:t xml:space="preserve"> </w:t>
      </w:r>
      <w:r>
        <w:t>do</w:t>
      </w:r>
      <w:r>
        <w:rPr>
          <w:spacing w:val="-11"/>
        </w:rPr>
        <w:t xml:space="preserve"> </w:t>
      </w:r>
      <w:r>
        <w:t>estudo,</w:t>
      </w:r>
      <w:r>
        <w:rPr>
          <w:spacing w:val="-10"/>
        </w:rPr>
        <w:t xml:space="preserve"> </w:t>
      </w:r>
      <w:r>
        <w:t>compreendendo</w:t>
      </w:r>
      <w:r>
        <w:rPr>
          <w:spacing w:val="-10"/>
        </w:rPr>
        <w:t xml:space="preserve"> </w:t>
      </w:r>
      <w:r>
        <w:t xml:space="preserve">o período entre outubro de 2026 e março de 2027. Evidencia-se que as atividades são realizadas </w:t>
      </w:r>
      <w:r>
        <w:rPr>
          <w:spacing w:val="-2"/>
        </w:rPr>
        <w:t>de</w:t>
      </w:r>
      <w:r>
        <w:rPr>
          <w:spacing w:val="-7"/>
        </w:rPr>
        <w:t xml:space="preserve"> </w:t>
      </w:r>
      <w:r>
        <w:rPr>
          <w:spacing w:val="-2"/>
        </w:rPr>
        <w:t>forma</w:t>
      </w:r>
      <w:r>
        <w:rPr>
          <w:spacing w:val="-7"/>
        </w:rPr>
        <w:t xml:space="preserve"> </w:t>
      </w:r>
      <w:r>
        <w:rPr>
          <w:spacing w:val="-2"/>
        </w:rPr>
        <w:t>sequencial,</w:t>
      </w:r>
      <w:r>
        <w:rPr>
          <w:spacing w:val="-7"/>
        </w:rPr>
        <w:t xml:space="preserve"> </w:t>
      </w:r>
      <w:r>
        <w:rPr>
          <w:spacing w:val="-2"/>
        </w:rPr>
        <w:t>de</w:t>
      </w:r>
      <w:r>
        <w:rPr>
          <w:spacing w:val="-7"/>
        </w:rPr>
        <w:t xml:space="preserve"> </w:t>
      </w:r>
      <w:r>
        <w:rPr>
          <w:spacing w:val="-2"/>
        </w:rPr>
        <w:t>modo</w:t>
      </w:r>
      <w:r>
        <w:rPr>
          <w:spacing w:val="-7"/>
        </w:rPr>
        <w:t xml:space="preserve"> </w:t>
      </w:r>
      <w:r>
        <w:rPr>
          <w:spacing w:val="-2"/>
        </w:rPr>
        <w:t>que</w:t>
      </w:r>
      <w:r>
        <w:rPr>
          <w:spacing w:val="-7"/>
        </w:rPr>
        <w:t xml:space="preserve"> </w:t>
      </w:r>
      <w:r>
        <w:rPr>
          <w:spacing w:val="-2"/>
        </w:rPr>
        <w:t>a</w:t>
      </w:r>
      <w:r>
        <w:rPr>
          <w:spacing w:val="-7"/>
        </w:rPr>
        <w:t xml:space="preserve"> </w:t>
      </w:r>
      <w:r>
        <w:rPr>
          <w:spacing w:val="-2"/>
        </w:rPr>
        <w:t>revisão</w:t>
      </w:r>
      <w:r>
        <w:rPr>
          <w:spacing w:val="-7"/>
        </w:rPr>
        <w:t xml:space="preserve"> </w:t>
      </w:r>
      <w:r>
        <w:rPr>
          <w:spacing w:val="-2"/>
        </w:rPr>
        <w:t>da</w:t>
      </w:r>
      <w:r>
        <w:rPr>
          <w:spacing w:val="-7"/>
        </w:rPr>
        <w:t xml:space="preserve"> </w:t>
      </w:r>
      <w:r>
        <w:rPr>
          <w:spacing w:val="-2"/>
        </w:rPr>
        <w:t>literatura</w:t>
      </w:r>
      <w:r>
        <w:rPr>
          <w:spacing w:val="-7"/>
        </w:rPr>
        <w:t xml:space="preserve"> </w:t>
      </w:r>
      <w:r>
        <w:rPr>
          <w:spacing w:val="-2"/>
        </w:rPr>
        <w:t>forneça</w:t>
      </w:r>
      <w:r>
        <w:rPr>
          <w:spacing w:val="-7"/>
        </w:rPr>
        <w:t xml:space="preserve"> </w:t>
      </w:r>
      <w:r>
        <w:rPr>
          <w:spacing w:val="-2"/>
        </w:rPr>
        <w:t>o</w:t>
      </w:r>
      <w:r>
        <w:rPr>
          <w:spacing w:val="-7"/>
        </w:rPr>
        <w:t xml:space="preserve"> </w:t>
      </w:r>
      <w:r>
        <w:rPr>
          <w:spacing w:val="-2"/>
        </w:rPr>
        <w:t>embasamento</w:t>
      </w:r>
      <w:r>
        <w:rPr>
          <w:spacing w:val="-7"/>
        </w:rPr>
        <w:t xml:space="preserve"> </w:t>
      </w:r>
      <w:r>
        <w:rPr>
          <w:spacing w:val="-2"/>
        </w:rPr>
        <w:t>necessário</w:t>
      </w:r>
      <w:r>
        <w:rPr>
          <w:spacing w:val="-7"/>
        </w:rPr>
        <w:t xml:space="preserve"> </w:t>
      </w:r>
      <w:r>
        <w:rPr>
          <w:spacing w:val="-2"/>
        </w:rPr>
        <w:t xml:space="preserve">para </w:t>
      </w:r>
      <w:r>
        <w:t xml:space="preserve">o desenvolvimento do estudo, a aplicação da metodologia proposta e a análise dos resultados </w:t>
      </w:r>
      <w:r>
        <w:rPr>
          <w:spacing w:val="-2"/>
        </w:rPr>
        <w:t>obtidos.</w:t>
      </w:r>
    </w:p>
    <w:p w14:paraId="1ACBAA97" w14:textId="77777777" w:rsidR="00036C99" w:rsidRDefault="004767C7">
      <w:pPr>
        <w:pStyle w:val="Corpodetexto"/>
        <w:spacing w:before="130" w:after="35"/>
        <w:ind w:left="27" w:right="35"/>
        <w:jc w:val="center"/>
      </w:pPr>
      <w:bookmarkStart w:id="261" w:name="_bookmark4"/>
      <w:bookmarkEnd w:id="261"/>
      <w:r>
        <w:t>Tabela</w:t>
      </w:r>
      <w:r>
        <w:rPr>
          <w:spacing w:val="-12"/>
        </w:rPr>
        <w:t xml:space="preserve"> </w:t>
      </w:r>
      <w:r>
        <w:t>3</w:t>
      </w:r>
      <w:r>
        <w:rPr>
          <w:spacing w:val="-12"/>
        </w:rPr>
        <w:t xml:space="preserve"> </w:t>
      </w:r>
      <w:r>
        <w:t>–</w:t>
      </w:r>
      <w:r>
        <w:rPr>
          <w:spacing w:val="-12"/>
        </w:rPr>
        <w:t xml:space="preserve"> </w:t>
      </w:r>
      <w:r>
        <w:t>Cronograma</w:t>
      </w:r>
      <w:r>
        <w:rPr>
          <w:spacing w:val="-12"/>
        </w:rPr>
        <w:t xml:space="preserve"> </w:t>
      </w:r>
      <w:r>
        <w:t>do</w:t>
      </w:r>
      <w:r>
        <w:rPr>
          <w:spacing w:val="-12"/>
        </w:rPr>
        <w:t xml:space="preserve"> </w:t>
      </w:r>
      <w:r>
        <w:t>desenvolvimento</w:t>
      </w:r>
      <w:r>
        <w:rPr>
          <w:spacing w:val="-12"/>
        </w:rPr>
        <w:t xml:space="preserve"> </w:t>
      </w:r>
      <w:r>
        <w:t>da</w:t>
      </w:r>
      <w:r>
        <w:rPr>
          <w:spacing w:val="-12"/>
        </w:rPr>
        <w:t xml:space="preserve"> </w:t>
      </w:r>
      <w:r>
        <w:rPr>
          <w:spacing w:val="-2"/>
        </w:rPr>
        <w:t>pesquisa</w:t>
      </w:r>
    </w:p>
    <w:tbl>
      <w:tblPr>
        <w:tblStyle w:val="TableNormal"/>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14"/>
        <w:gridCol w:w="566"/>
        <w:gridCol w:w="646"/>
        <w:gridCol w:w="657"/>
        <w:gridCol w:w="633"/>
        <w:gridCol w:w="617"/>
        <w:gridCol w:w="611"/>
        <w:gridCol w:w="700"/>
      </w:tblGrid>
      <w:tr w:rsidR="00036C99" w14:paraId="2950A988" w14:textId="77777777">
        <w:trPr>
          <w:trHeight w:val="373"/>
        </w:trPr>
        <w:tc>
          <w:tcPr>
            <w:tcW w:w="4414" w:type="dxa"/>
          </w:tcPr>
          <w:p w14:paraId="125C1489" w14:textId="77777777" w:rsidR="00036C99" w:rsidRDefault="004767C7">
            <w:pPr>
              <w:pStyle w:val="TableParagraph"/>
              <w:spacing w:before="38"/>
              <w:ind w:left="122"/>
              <w:jc w:val="left"/>
              <w:rPr>
                <w:b/>
                <w:sz w:val="24"/>
              </w:rPr>
            </w:pPr>
            <w:r>
              <w:rPr>
                <w:b/>
                <w:sz w:val="24"/>
              </w:rPr>
              <w:t>Etapas</w:t>
            </w:r>
            <w:r>
              <w:rPr>
                <w:b/>
                <w:spacing w:val="-6"/>
                <w:sz w:val="24"/>
              </w:rPr>
              <w:t xml:space="preserve"> </w:t>
            </w:r>
            <w:r>
              <w:rPr>
                <w:b/>
                <w:sz w:val="24"/>
              </w:rPr>
              <w:t>do</w:t>
            </w:r>
            <w:r>
              <w:rPr>
                <w:b/>
                <w:spacing w:val="-6"/>
                <w:sz w:val="24"/>
              </w:rPr>
              <w:t xml:space="preserve"> </w:t>
            </w:r>
            <w:r>
              <w:rPr>
                <w:b/>
                <w:sz w:val="24"/>
              </w:rPr>
              <w:t>Estudo</w:t>
            </w:r>
            <w:r>
              <w:rPr>
                <w:b/>
                <w:spacing w:val="-6"/>
                <w:sz w:val="24"/>
              </w:rPr>
              <w:t xml:space="preserve"> </w:t>
            </w:r>
            <w:r>
              <w:rPr>
                <w:b/>
                <w:sz w:val="24"/>
              </w:rPr>
              <w:t>de</w:t>
            </w:r>
            <w:r>
              <w:rPr>
                <w:b/>
                <w:spacing w:val="-6"/>
                <w:sz w:val="24"/>
              </w:rPr>
              <w:t xml:space="preserve"> </w:t>
            </w:r>
            <w:r>
              <w:rPr>
                <w:b/>
                <w:spacing w:val="-4"/>
                <w:sz w:val="24"/>
              </w:rPr>
              <w:t>Caso</w:t>
            </w:r>
          </w:p>
        </w:tc>
        <w:tc>
          <w:tcPr>
            <w:tcW w:w="566" w:type="dxa"/>
          </w:tcPr>
          <w:p w14:paraId="718C8FA7" w14:textId="77777777" w:rsidR="00036C99" w:rsidRDefault="004767C7">
            <w:pPr>
              <w:pStyle w:val="TableParagraph"/>
              <w:spacing w:before="38"/>
              <w:ind w:left="7"/>
              <w:rPr>
                <w:b/>
                <w:sz w:val="24"/>
              </w:rPr>
            </w:pPr>
            <w:r>
              <w:rPr>
                <w:b/>
                <w:spacing w:val="-5"/>
                <w:sz w:val="24"/>
              </w:rPr>
              <w:t>Set</w:t>
            </w:r>
          </w:p>
        </w:tc>
        <w:tc>
          <w:tcPr>
            <w:tcW w:w="646" w:type="dxa"/>
          </w:tcPr>
          <w:p w14:paraId="386FE93D" w14:textId="77777777" w:rsidR="00036C99" w:rsidRDefault="004767C7">
            <w:pPr>
              <w:pStyle w:val="TableParagraph"/>
              <w:spacing w:before="38"/>
              <w:ind w:left="6"/>
              <w:rPr>
                <w:b/>
                <w:sz w:val="24"/>
              </w:rPr>
            </w:pPr>
            <w:r>
              <w:rPr>
                <w:b/>
                <w:spacing w:val="-5"/>
                <w:sz w:val="24"/>
              </w:rPr>
              <w:t>Out</w:t>
            </w:r>
          </w:p>
        </w:tc>
        <w:tc>
          <w:tcPr>
            <w:tcW w:w="657" w:type="dxa"/>
          </w:tcPr>
          <w:p w14:paraId="38538E78" w14:textId="77777777" w:rsidR="00036C99" w:rsidRDefault="004767C7">
            <w:pPr>
              <w:pStyle w:val="TableParagraph"/>
              <w:spacing w:before="38"/>
              <w:ind w:left="6"/>
              <w:rPr>
                <w:b/>
                <w:sz w:val="24"/>
              </w:rPr>
            </w:pPr>
            <w:r>
              <w:rPr>
                <w:b/>
                <w:spacing w:val="-5"/>
                <w:sz w:val="24"/>
              </w:rPr>
              <w:t>Nov</w:t>
            </w:r>
          </w:p>
        </w:tc>
        <w:tc>
          <w:tcPr>
            <w:tcW w:w="633" w:type="dxa"/>
          </w:tcPr>
          <w:p w14:paraId="788D6C1B" w14:textId="77777777" w:rsidR="00036C99" w:rsidRDefault="004767C7">
            <w:pPr>
              <w:pStyle w:val="TableParagraph"/>
              <w:spacing w:before="38"/>
              <w:ind w:left="4"/>
              <w:rPr>
                <w:b/>
                <w:sz w:val="24"/>
              </w:rPr>
            </w:pPr>
            <w:r>
              <w:rPr>
                <w:b/>
                <w:spacing w:val="-5"/>
                <w:sz w:val="24"/>
              </w:rPr>
              <w:t>Dez</w:t>
            </w:r>
          </w:p>
        </w:tc>
        <w:tc>
          <w:tcPr>
            <w:tcW w:w="617" w:type="dxa"/>
          </w:tcPr>
          <w:p w14:paraId="647931D5" w14:textId="77777777" w:rsidR="00036C99" w:rsidRDefault="004767C7">
            <w:pPr>
              <w:pStyle w:val="TableParagraph"/>
              <w:spacing w:before="38"/>
              <w:ind w:left="2"/>
              <w:rPr>
                <w:b/>
                <w:sz w:val="24"/>
              </w:rPr>
            </w:pPr>
            <w:r>
              <w:rPr>
                <w:b/>
                <w:spacing w:val="-5"/>
                <w:sz w:val="24"/>
              </w:rPr>
              <w:t>Jan</w:t>
            </w:r>
          </w:p>
        </w:tc>
        <w:tc>
          <w:tcPr>
            <w:tcW w:w="611" w:type="dxa"/>
          </w:tcPr>
          <w:p w14:paraId="1879931F" w14:textId="77777777" w:rsidR="00036C99" w:rsidRDefault="004767C7">
            <w:pPr>
              <w:pStyle w:val="TableParagraph"/>
              <w:spacing w:before="38"/>
              <w:ind w:right="1"/>
              <w:rPr>
                <w:b/>
                <w:sz w:val="24"/>
              </w:rPr>
            </w:pPr>
            <w:r>
              <w:rPr>
                <w:b/>
                <w:spacing w:val="-5"/>
                <w:sz w:val="24"/>
              </w:rPr>
              <w:t>Fev</w:t>
            </w:r>
          </w:p>
        </w:tc>
        <w:tc>
          <w:tcPr>
            <w:tcW w:w="700" w:type="dxa"/>
          </w:tcPr>
          <w:p w14:paraId="0B0DBE78" w14:textId="77777777" w:rsidR="00036C99" w:rsidRDefault="004767C7">
            <w:pPr>
              <w:pStyle w:val="TableParagraph"/>
              <w:spacing w:before="38"/>
              <w:ind w:right="2"/>
              <w:rPr>
                <w:b/>
                <w:sz w:val="24"/>
              </w:rPr>
            </w:pPr>
            <w:r>
              <w:rPr>
                <w:b/>
                <w:spacing w:val="-5"/>
                <w:sz w:val="24"/>
              </w:rPr>
              <w:t>Mar</w:t>
            </w:r>
          </w:p>
        </w:tc>
      </w:tr>
      <w:tr w:rsidR="00036C99" w14:paraId="4A295CF4" w14:textId="77777777">
        <w:trPr>
          <w:trHeight w:val="373"/>
        </w:trPr>
        <w:tc>
          <w:tcPr>
            <w:tcW w:w="4414" w:type="dxa"/>
          </w:tcPr>
          <w:p w14:paraId="16849921" w14:textId="77777777" w:rsidR="00036C99" w:rsidRDefault="004767C7">
            <w:pPr>
              <w:pStyle w:val="TableParagraph"/>
              <w:spacing w:before="38"/>
              <w:ind w:left="122"/>
              <w:jc w:val="left"/>
              <w:rPr>
                <w:sz w:val="24"/>
              </w:rPr>
            </w:pPr>
            <w:r>
              <w:rPr>
                <w:sz w:val="24"/>
              </w:rPr>
              <w:t>Revisão</w:t>
            </w:r>
            <w:r>
              <w:rPr>
                <w:spacing w:val="-15"/>
                <w:sz w:val="24"/>
              </w:rPr>
              <w:t xml:space="preserve"> </w:t>
            </w:r>
            <w:r>
              <w:rPr>
                <w:spacing w:val="-2"/>
                <w:sz w:val="24"/>
              </w:rPr>
              <w:t>bibliográfica</w:t>
            </w:r>
          </w:p>
        </w:tc>
        <w:tc>
          <w:tcPr>
            <w:tcW w:w="566" w:type="dxa"/>
          </w:tcPr>
          <w:p w14:paraId="77F34ED7" w14:textId="77777777" w:rsidR="00036C99" w:rsidRDefault="004767C7">
            <w:pPr>
              <w:pStyle w:val="TableParagraph"/>
              <w:spacing w:before="38"/>
              <w:ind w:left="7"/>
              <w:rPr>
                <w:sz w:val="24"/>
              </w:rPr>
            </w:pPr>
            <w:r>
              <w:rPr>
                <w:spacing w:val="-10"/>
                <w:sz w:val="24"/>
              </w:rPr>
              <w:t>X</w:t>
            </w:r>
          </w:p>
        </w:tc>
        <w:tc>
          <w:tcPr>
            <w:tcW w:w="646" w:type="dxa"/>
          </w:tcPr>
          <w:p w14:paraId="4C2495BA" w14:textId="77777777" w:rsidR="00036C99" w:rsidRDefault="004767C7">
            <w:pPr>
              <w:pStyle w:val="TableParagraph"/>
              <w:spacing w:before="38"/>
              <w:ind w:left="6"/>
              <w:rPr>
                <w:sz w:val="24"/>
              </w:rPr>
            </w:pPr>
            <w:r>
              <w:rPr>
                <w:spacing w:val="-10"/>
                <w:sz w:val="24"/>
              </w:rPr>
              <w:t>X</w:t>
            </w:r>
          </w:p>
        </w:tc>
        <w:tc>
          <w:tcPr>
            <w:tcW w:w="657" w:type="dxa"/>
          </w:tcPr>
          <w:p w14:paraId="3290D1B8" w14:textId="77777777" w:rsidR="00036C99" w:rsidRDefault="004767C7">
            <w:pPr>
              <w:pStyle w:val="TableParagraph"/>
              <w:spacing w:before="38"/>
              <w:ind w:left="6"/>
              <w:rPr>
                <w:sz w:val="24"/>
              </w:rPr>
            </w:pPr>
            <w:r>
              <w:rPr>
                <w:spacing w:val="-10"/>
                <w:sz w:val="24"/>
              </w:rPr>
              <w:t>X</w:t>
            </w:r>
          </w:p>
        </w:tc>
        <w:tc>
          <w:tcPr>
            <w:tcW w:w="633" w:type="dxa"/>
          </w:tcPr>
          <w:p w14:paraId="78CA4ED1" w14:textId="77777777" w:rsidR="00036C99" w:rsidRDefault="00036C99">
            <w:pPr>
              <w:pStyle w:val="TableParagraph"/>
              <w:jc w:val="left"/>
            </w:pPr>
          </w:p>
        </w:tc>
        <w:tc>
          <w:tcPr>
            <w:tcW w:w="617" w:type="dxa"/>
          </w:tcPr>
          <w:p w14:paraId="043E9301" w14:textId="77777777" w:rsidR="00036C99" w:rsidRDefault="00036C99">
            <w:pPr>
              <w:pStyle w:val="TableParagraph"/>
              <w:jc w:val="left"/>
            </w:pPr>
          </w:p>
        </w:tc>
        <w:tc>
          <w:tcPr>
            <w:tcW w:w="611" w:type="dxa"/>
          </w:tcPr>
          <w:p w14:paraId="6F9A3034" w14:textId="77777777" w:rsidR="00036C99" w:rsidRDefault="00036C99">
            <w:pPr>
              <w:pStyle w:val="TableParagraph"/>
              <w:jc w:val="left"/>
            </w:pPr>
          </w:p>
        </w:tc>
        <w:tc>
          <w:tcPr>
            <w:tcW w:w="700" w:type="dxa"/>
          </w:tcPr>
          <w:p w14:paraId="0938267E" w14:textId="77777777" w:rsidR="00036C99" w:rsidRDefault="00036C99">
            <w:pPr>
              <w:pStyle w:val="TableParagraph"/>
              <w:jc w:val="left"/>
            </w:pPr>
          </w:p>
        </w:tc>
      </w:tr>
      <w:tr w:rsidR="00036C99" w14:paraId="26E2B311" w14:textId="77777777">
        <w:trPr>
          <w:trHeight w:val="373"/>
        </w:trPr>
        <w:tc>
          <w:tcPr>
            <w:tcW w:w="4414" w:type="dxa"/>
          </w:tcPr>
          <w:p w14:paraId="2FDFEAC9" w14:textId="77777777" w:rsidR="00036C99" w:rsidRDefault="004767C7">
            <w:pPr>
              <w:pStyle w:val="TableParagraph"/>
              <w:spacing w:before="38"/>
              <w:ind w:left="122"/>
              <w:jc w:val="left"/>
              <w:rPr>
                <w:sz w:val="24"/>
              </w:rPr>
            </w:pPr>
            <w:r>
              <w:rPr>
                <w:sz w:val="24"/>
              </w:rPr>
              <w:t>Desenvolvimento</w:t>
            </w:r>
            <w:r>
              <w:rPr>
                <w:spacing w:val="-12"/>
                <w:sz w:val="24"/>
              </w:rPr>
              <w:t xml:space="preserve"> </w:t>
            </w:r>
            <w:r>
              <w:rPr>
                <w:sz w:val="24"/>
              </w:rPr>
              <w:t>do</w:t>
            </w:r>
            <w:r>
              <w:rPr>
                <w:spacing w:val="-12"/>
                <w:sz w:val="24"/>
              </w:rPr>
              <w:t xml:space="preserve"> </w:t>
            </w:r>
            <w:r>
              <w:rPr>
                <w:sz w:val="24"/>
              </w:rPr>
              <w:t>estudo</w:t>
            </w:r>
            <w:r>
              <w:rPr>
                <w:spacing w:val="-12"/>
                <w:sz w:val="24"/>
              </w:rPr>
              <w:t xml:space="preserve"> </w:t>
            </w:r>
            <w:r>
              <w:rPr>
                <w:sz w:val="24"/>
              </w:rPr>
              <w:t>de</w:t>
            </w:r>
            <w:r>
              <w:rPr>
                <w:spacing w:val="-11"/>
                <w:sz w:val="24"/>
              </w:rPr>
              <w:t xml:space="preserve"> </w:t>
            </w:r>
            <w:r>
              <w:rPr>
                <w:spacing w:val="-4"/>
                <w:sz w:val="24"/>
              </w:rPr>
              <w:t>caso</w:t>
            </w:r>
          </w:p>
        </w:tc>
        <w:tc>
          <w:tcPr>
            <w:tcW w:w="566" w:type="dxa"/>
          </w:tcPr>
          <w:p w14:paraId="3C3EFB4F" w14:textId="77777777" w:rsidR="00036C99" w:rsidRDefault="004767C7">
            <w:pPr>
              <w:pStyle w:val="TableParagraph"/>
              <w:spacing w:before="38"/>
              <w:ind w:left="7"/>
              <w:rPr>
                <w:sz w:val="24"/>
              </w:rPr>
            </w:pPr>
            <w:r>
              <w:rPr>
                <w:spacing w:val="-10"/>
                <w:sz w:val="24"/>
              </w:rPr>
              <w:t>X</w:t>
            </w:r>
          </w:p>
        </w:tc>
        <w:tc>
          <w:tcPr>
            <w:tcW w:w="646" w:type="dxa"/>
          </w:tcPr>
          <w:p w14:paraId="573BDAD1" w14:textId="77777777" w:rsidR="00036C99" w:rsidRDefault="004767C7">
            <w:pPr>
              <w:pStyle w:val="TableParagraph"/>
              <w:spacing w:before="38"/>
              <w:ind w:left="6"/>
              <w:rPr>
                <w:sz w:val="24"/>
              </w:rPr>
            </w:pPr>
            <w:r>
              <w:rPr>
                <w:spacing w:val="-10"/>
                <w:sz w:val="24"/>
              </w:rPr>
              <w:t>X</w:t>
            </w:r>
          </w:p>
        </w:tc>
        <w:tc>
          <w:tcPr>
            <w:tcW w:w="657" w:type="dxa"/>
          </w:tcPr>
          <w:p w14:paraId="2E466AF4" w14:textId="77777777" w:rsidR="00036C99" w:rsidRDefault="004767C7">
            <w:pPr>
              <w:pStyle w:val="TableParagraph"/>
              <w:spacing w:before="38"/>
              <w:ind w:left="6"/>
              <w:rPr>
                <w:sz w:val="24"/>
              </w:rPr>
            </w:pPr>
            <w:r>
              <w:rPr>
                <w:spacing w:val="-10"/>
                <w:sz w:val="24"/>
              </w:rPr>
              <w:t>X</w:t>
            </w:r>
          </w:p>
        </w:tc>
        <w:tc>
          <w:tcPr>
            <w:tcW w:w="633" w:type="dxa"/>
          </w:tcPr>
          <w:p w14:paraId="5E81E31D" w14:textId="77777777" w:rsidR="00036C99" w:rsidRDefault="00036C99">
            <w:pPr>
              <w:pStyle w:val="TableParagraph"/>
              <w:jc w:val="left"/>
            </w:pPr>
          </w:p>
        </w:tc>
        <w:tc>
          <w:tcPr>
            <w:tcW w:w="617" w:type="dxa"/>
          </w:tcPr>
          <w:p w14:paraId="37F2AC86" w14:textId="77777777" w:rsidR="00036C99" w:rsidRDefault="00036C99">
            <w:pPr>
              <w:pStyle w:val="TableParagraph"/>
              <w:jc w:val="left"/>
            </w:pPr>
          </w:p>
        </w:tc>
        <w:tc>
          <w:tcPr>
            <w:tcW w:w="611" w:type="dxa"/>
          </w:tcPr>
          <w:p w14:paraId="73D1541D" w14:textId="77777777" w:rsidR="00036C99" w:rsidRDefault="00036C99">
            <w:pPr>
              <w:pStyle w:val="TableParagraph"/>
              <w:jc w:val="left"/>
            </w:pPr>
          </w:p>
        </w:tc>
        <w:tc>
          <w:tcPr>
            <w:tcW w:w="700" w:type="dxa"/>
          </w:tcPr>
          <w:p w14:paraId="4094C8A8" w14:textId="77777777" w:rsidR="00036C99" w:rsidRDefault="00036C99">
            <w:pPr>
              <w:pStyle w:val="TableParagraph"/>
              <w:jc w:val="left"/>
            </w:pPr>
          </w:p>
        </w:tc>
      </w:tr>
      <w:tr w:rsidR="00036C99" w14:paraId="732CB18D" w14:textId="77777777">
        <w:trPr>
          <w:trHeight w:val="373"/>
        </w:trPr>
        <w:tc>
          <w:tcPr>
            <w:tcW w:w="4414" w:type="dxa"/>
          </w:tcPr>
          <w:p w14:paraId="61FC6B71" w14:textId="77777777" w:rsidR="00036C99" w:rsidRDefault="004767C7">
            <w:pPr>
              <w:pStyle w:val="TableParagraph"/>
              <w:spacing w:before="38"/>
              <w:ind w:left="122"/>
              <w:jc w:val="left"/>
              <w:rPr>
                <w:sz w:val="24"/>
              </w:rPr>
            </w:pPr>
            <w:r>
              <w:rPr>
                <w:sz w:val="24"/>
              </w:rPr>
              <w:t>Formulação</w:t>
            </w:r>
            <w:r>
              <w:rPr>
                <w:spacing w:val="-11"/>
                <w:sz w:val="24"/>
              </w:rPr>
              <w:t xml:space="preserve"> </w:t>
            </w:r>
            <w:r>
              <w:rPr>
                <w:sz w:val="24"/>
              </w:rPr>
              <w:t>do</w:t>
            </w:r>
            <w:r>
              <w:rPr>
                <w:spacing w:val="-10"/>
                <w:sz w:val="24"/>
              </w:rPr>
              <w:t xml:space="preserve"> </w:t>
            </w:r>
            <w:r>
              <w:rPr>
                <w:sz w:val="24"/>
              </w:rPr>
              <w:t>modelo</w:t>
            </w:r>
            <w:r>
              <w:rPr>
                <w:spacing w:val="-10"/>
                <w:sz w:val="24"/>
              </w:rPr>
              <w:t xml:space="preserve"> </w:t>
            </w:r>
            <w:r>
              <w:rPr>
                <w:sz w:val="24"/>
              </w:rPr>
              <w:t>matemático</w:t>
            </w:r>
            <w:r>
              <w:rPr>
                <w:spacing w:val="-10"/>
                <w:sz w:val="24"/>
              </w:rPr>
              <w:t xml:space="preserve"> </w:t>
            </w:r>
            <w:r>
              <w:rPr>
                <w:spacing w:val="-2"/>
                <w:sz w:val="24"/>
              </w:rPr>
              <w:t>(Exato)</w:t>
            </w:r>
          </w:p>
        </w:tc>
        <w:tc>
          <w:tcPr>
            <w:tcW w:w="566" w:type="dxa"/>
          </w:tcPr>
          <w:p w14:paraId="2BB2A6D8" w14:textId="77777777" w:rsidR="00036C99" w:rsidRDefault="004767C7">
            <w:pPr>
              <w:pStyle w:val="TableParagraph"/>
              <w:spacing w:before="38"/>
              <w:ind w:left="7"/>
              <w:rPr>
                <w:sz w:val="24"/>
              </w:rPr>
            </w:pPr>
            <w:r>
              <w:rPr>
                <w:spacing w:val="-10"/>
                <w:sz w:val="24"/>
              </w:rPr>
              <w:t>X</w:t>
            </w:r>
          </w:p>
        </w:tc>
        <w:tc>
          <w:tcPr>
            <w:tcW w:w="646" w:type="dxa"/>
          </w:tcPr>
          <w:p w14:paraId="7FB7694F" w14:textId="77777777" w:rsidR="00036C99" w:rsidRDefault="004767C7">
            <w:pPr>
              <w:pStyle w:val="TableParagraph"/>
              <w:spacing w:before="38"/>
              <w:ind w:left="6"/>
              <w:rPr>
                <w:sz w:val="24"/>
              </w:rPr>
            </w:pPr>
            <w:r>
              <w:rPr>
                <w:spacing w:val="-10"/>
                <w:sz w:val="24"/>
              </w:rPr>
              <w:t>X</w:t>
            </w:r>
          </w:p>
        </w:tc>
        <w:tc>
          <w:tcPr>
            <w:tcW w:w="657" w:type="dxa"/>
          </w:tcPr>
          <w:p w14:paraId="3A4FE86C" w14:textId="77777777" w:rsidR="00036C99" w:rsidRDefault="004767C7">
            <w:pPr>
              <w:pStyle w:val="TableParagraph"/>
              <w:spacing w:before="38"/>
              <w:ind w:left="6"/>
              <w:rPr>
                <w:sz w:val="24"/>
              </w:rPr>
            </w:pPr>
            <w:r>
              <w:rPr>
                <w:spacing w:val="-10"/>
                <w:sz w:val="24"/>
              </w:rPr>
              <w:t>X</w:t>
            </w:r>
          </w:p>
        </w:tc>
        <w:tc>
          <w:tcPr>
            <w:tcW w:w="633" w:type="dxa"/>
          </w:tcPr>
          <w:p w14:paraId="2694404B" w14:textId="77777777" w:rsidR="00036C99" w:rsidRDefault="004767C7">
            <w:pPr>
              <w:pStyle w:val="TableParagraph"/>
              <w:spacing w:before="38"/>
              <w:ind w:left="4"/>
              <w:rPr>
                <w:sz w:val="24"/>
              </w:rPr>
            </w:pPr>
            <w:r>
              <w:rPr>
                <w:spacing w:val="-10"/>
                <w:sz w:val="24"/>
              </w:rPr>
              <w:t>X</w:t>
            </w:r>
          </w:p>
        </w:tc>
        <w:tc>
          <w:tcPr>
            <w:tcW w:w="617" w:type="dxa"/>
          </w:tcPr>
          <w:p w14:paraId="2073348C" w14:textId="77777777" w:rsidR="00036C99" w:rsidRDefault="00036C99">
            <w:pPr>
              <w:pStyle w:val="TableParagraph"/>
              <w:jc w:val="left"/>
            </w:pPr>
          </w:p>
        </w:tc>
        <w:tc>
          <w:tcPr>
            <w:tcW w:w="611" w:type="dxa"/>
          </w:tcPr>
          <w:p w14:paraId="7EB39448" w14:textId="77777777" w:rsidR="00036C99" w:rsidRDefault="00036C99">
            <w:pPr>
              <w:pStyle w:val="TableParagraph"/>
              <w:jc w:val="left"/>
            </w:pPr>
          </w:p>
        </w:tc>
        <w:tc>
          <w:tcPr>
            <w:tcW w:w="700" w:type="dxa"/>
          </w:tcPr>
          <w:p w14:paraId="4A4C7B8D" w14:textId="77777777" w:rsidR="00036C99" w:rsidRDefault="00036C99">
            <w:pPr>
              <w:pStyle w:val="TableParagraph"/>
              <w:jc w:val="left"/>
            </w:pPr>
          </w:p>
        </w:tc>
      </w:tr>
      <w:tr w:rsidR="00036C99" w14:paraId="65773E07" w14:textId="77777777">
        <w:trPr>
          <w:trHeight w:val="373"/>
        </w:trPr>
        <w:tc>
          <w:tcPr>
            <w:tcW w:w="4414" w:type="dxa"/>
          </w:tcPr>
          <w:p w14:paraId="14A46C8E" w14:textId="77777777" w:rsidR="00036C99" w:rsidRDefault="004767C7">
            <w:pPr>
              <w:pStyle w:val="TableParagraph"/>
              <w:spacing w:before="38"/>
              <w:ind w:left="122"/>
              <w:jc w:val="left"/>
              <w:rPr>
                <w:sz w:val="24"/>
              </w:rPr>
            </w:pPr>
            <w:r>
              <w:rPr>
                <w:spacing w:val="-2"/>
                <w:sz w:val="24"/>
              </w:rPr>
              <w:t>Implementação</w:t>
            </w:r>
            <w:r>
              <w:rPr>
                <w:spacing w:val="10"/>
                <w:sz w:val="24"/>
              </w:rPr>
              <w:t xml:space="preserve"> </w:t>
            </w:r>
            <w:r>
              <w:rPr>
                <w:spacing w:val="-2"/>
                <w:sz w:val="24"/>
              </w:rPr>
              <w:t>computacional</w:t>
            </w:r>
          </w:p>
        </w:tc>
        <w:tc>
          <w:tcPr>
            <w:tcW w:w="566" w:type="dxa"/>
          </w:tcPr>
          <w:p w14:paraId="02E540A8" w14:textId="77777777" w:rsidR="00036C99" w:rsidRDefault="00036C99">
            <w:pPr>
              <w:pStyle w:val="TableParagraph"/>
              <w:jc w:val="left"/>
            </w:pPr>
          </w:p>
        </w:tc>
        <w:tc>
          <w:tcPr>
            <w:tcW w:w="646" w:type="dxa"/>
          </w:tcPr>
          <w:p w14:paraId="2FEE21EF" w14:textId="77777777" w:rsidR="00036C99" w:rsidRDefault="004767C7">
            <w:pPr>
              <w:pStyle w:val="TableParagraph"/>
              <w:spacing w:before="38"/>
              <w:ind w:left="6"/>
              <w:rPr>
                <w:sz w:val="24"/>
              </w:rPr>
            </w:pPr>
            <w:r>
              <w:rPr>
                <w:spacing w:val="-10"/>
                <w:sz w:val="24"/>
              </w:rPr>
              <w:t>X</w:t>
            </w:r>
          </w:p>
        </w:tc>
        <w:tc>
          <w:tcPr>
            <w:tcW w:w="657" w:type="dxa"/>
          </w:tcPr>
          <w:p w14:paraId="5D988A71" w14:textId="77777777" w:rsidR="00036C99" w:rsidRDefault="004767C7">
            <w:pPr>
              <w:pStyle w:val="TableParagraph"/>
              <w:spacing w:before="38"/>
              <w:ind w:left="6"/>
              <w:rPr>
                <w:sz w:val="24"/>
              </w:rPr>
            </w:pPr>
            <w:r>
              <w:rPr>
                <w:spacing w:val="-10"/>
                <w:sz w:val="24"/>
              </w:rPr>
              <w:t>X</w:t>
            </w:r>
          </w:p>
        </w:tc>
        <w:tc>
          <w:tcPr>
            <w:tcW w:w="633" w:type="dxa"/>
          </w:tcPr>
          <w:p w14:paraId="4003FFDF" w14:textId="77777777" w:rsidR="00036C99" w:rsidRDefault="004767C7">
            <w:pPr>
              <w:pStyle w:val="TableParagraph"/>
              <w:spacing w:before="38"/>
              <w:ind w:left="4"/>
              <w:rPr>
                <w:sz w:val="24"/>
              </w:rPr>
            </w:pPr>
            <w:r>
              <w:rPr>
                <w:spacing w:val="-10"/>
                <w:sz w:val="24"/>
              </w:rPr>
              <w:t>X</w:t>
            </w:r>
          </w:p>
        </w:tc>
        <w:tc>
          <w:tcPr>
            <w:tcW w:w="617" w:type="dxa"/>
          </w:tcPr>
          <w:p w14:paraId="747BDA49" w14:textId="77777777" w:rsidR="00036C99" w:rsidRDefault="004767C7">
            <w:pPr>
              <w:pStyle w:val="TableParagraph"/>
              <w:spacing w:before="38"/>
              <w:ind w:left="2"/>
              <w:rPr>
                <w:sz w:val="24"/>
              </w:rPr>
            </w:pPr>
            <w:r>
              <w:rPr>
                <w:spacing w:val="-10"/>
                <w:sz w:val="24"/>
              </w:rPr>
              <w:t>X</w:t>
            </w:r>
          </w:p>
        </w:tc>
        <w:tc>
          <w:tcPr>
            <w:tcW w:w="611" w:type="dxa"/>
          </w:tcPr>
          <w:p w14:paraId="4E721F46" w14:textId="77777777" w:rsidR="00036C99" w:rsidRDefault="00036C99">
            <w:pPr>
              <w:pStyle w:val="TableParagraph"/>
              <w:jc w:val="left"/>
            </w:pPr>
          </w:p>
        </w:tc>
        <w:tc>
          <w:tcPr>
            <w:tcW w:w="700" w:type="dxa"/>
          </w:tcPr>
          <w:p w14:paraId="0B26AAE8" w14:textId="77777777" w:rsidR="00036C99" w:rsidRDefault="00036C99">
            <w:pPr>
              <w:pStyle w:val="TableParagraph"/>
              <w:jc w:val="left"/>
            </w:pPr>
          </w:p>
        </w:tc>
      </w:tr>
      <w:tr w:rsidR="00036C99" w14:paraId="3513EC4D" w14:textId="77777777">
        <w:trPr>
          <w:trHeight w:val="373"/>
        </w:trPr>
        <w:tc>
          <w:tcPr>
            <w:tcW w:w="4414" w:type="dxa"/>
          </w:tcPr>
          <w:p w14:paraId="2A9371C7" w14:textId="77777777" w:rsidR="00036C99" w:rsidRDefault="004767C7">
            <w:pPr>
              <w:pStyle w:val="TableParagraph"/>
              <w:spacing w:before="38"/>
              <w:ind w:left="122"/>
              <w:jc w:val="left"/>
              <w:rPr>
                <w:sz w:val="24"/>
              </w:rPr>
            </w:pPr>
            <w:r>
              <w:rPr>
                <w:sz w:val="24"/>
              </w:rPr>
              <w:t>Experimentos</w:t>
            </w:r>
            <w:r>
              <w:rPr>
                <w:spacing w:val="-15"/>
                <w:sz w:val="24"/>
              </w:rPr>
              <w:t xml:space="preserve"> </w:t>
            </w:r>
            <w:r>
              <w:rPr>
                <w:spacing w:val="-2"/>
                <w:sz w:val="24"/>
              </w:rPr>
              <w:t>computacionais</w:t>
            </w:r>
          </w:p>
        </w:tc>
        <w:tc>
          <w:tcPr>
            <w:tcW w:w="566" w:type="dxa"/>
          </w:tcPr>
          <w:p w14:paraId="7580B3F6" w14:textId="77777777" w:rsidR="00036C99" w:rsidRDefault="00036C99">
            <w:pPr>
              <w:pStyle w:val="TableParagraph"/>
              <w:jc w:val="left"/>
            </w:pPr>
          </w:p>
        </w:tc>
        <w:tc>
          <w:tcPr>
            <w:tcW w:w="646" w:type="dxa"/>
          </w:tcPr>
          <w:p w14:paraId="6584C7F2" w14:textId="77777777" w:rsidR="00036C99" w:rsidRDefault="004767C7">
            <w:pPr>
              <w:pStyle w:val="TableParagraph"/>
              <w:spacing w:before="38"/>
              <w:ind w:left="6"/>
              <w:rPr>
                <w:sz w:val="24"/>
              </w:rPr>
            </w:pPr>
            <w:r>
              <w:rPr>
                <w:spacing w:val="-10"/>
                <w:sz w:val="24"/>
              </w:rPr>
              <w:t>X</w:t>
            </w:r>
          </w:p>
        </w:tc>
        <w:tc>
          <w:tcPr>
            <w:tcW w:w="657" w:type="dxa"/>
          </w:tcPr>
          <w:p w14:paraId="31F77831" w14:textId="77777777" w:rsidR="00036C99" w:rsidRDefault="004767C7">
            <w:pPr>
              <w:pStyle w:val="TableParagraph"/>
              <w:spacing w:before="38"/>
              <w:ind w:left="6"/>
              <w:rPr>
                <w:sz w:val="24"/>
              </w:rPr>
            </w:pPr>
            <w:r>
              <w:rPr>
                <w:spacing w:val="-10"/>
                <w:sz w:val="24"/>
              </w:rPr>
              <w:t>X</w:t>
            </w:r>
          </w:p>
        </w:tc>
        <w:tc>
          <w:tcPr>
            <w:tcW w:w="633" w:type="dxa"/>
          </w:tcPr>
          <w:p w14:paraId="7DCAAB24" w14:textId="77777777" w:rsidR="00036C99" w:rsidRDefault="004767C7">
            <w:pPr>
              <w:pStyle w:val="TableParagraph"/>
              <w:spacing w:before="38"/>
              <w:ind w:left="4"/>
              <w:rPr>
                <w:sz w:val="24"/>
              </w:rPr>
            </w:pPr>
            <w:r>
              <w:rPr>
                <w:spacing w:val="-10"/>
                <w:sz w:val="24"/>
              </w:rPr>
              <w:t>X</w:t>
            </w:r>
          </w:p>
        </w:tc>
        <w:tc>
          <w:tcPr>
            <w:tcW w:w="617" w:type="dxa"/>
          </w:tcPr>
          <w:p w14:paraId="63147EE2" w14:textId="77777777" w:rsidR="00036C99" w:rsidRDefault="004767C7">
            <w:pPr>
              <w:pStyle w:val="TableParagraph"/>
              <w:spacing w:before="38"/>
              <w:ind w:left="2"/>
              <w:rPr>
                <w:sz w:val="24"/>
              </w:rPr>
            </w:pPr>
            <w:r>
              <w:rPr>
                <w:spacing w:val="-10"/>
                <w:sz w:val="24"/>
              </w:rPr>
              <w:t>X</w:t>
            </w:r>
          </w:p>
        </w:tc>
        <w:tc>
          <w:tcPr>
            <w:tcW w:w="611" w:type="dxa"/>
          </w:tcPr>
          <w:p w14:paraId="24549937" w14:textId="77777777" w:rsidR="00036C99" w:rsidRDefault="00036C99">
            <w:pPr>
              <w:pStyle w:val="TableParagraph"/>
              <w:jc w:val="left"/>
            </w:pPr>
          </w:p>
        </w:tc>
        <w:tc>
          <w:tcPr>
            <w:tcW w:w="700" w:type="dxa"/>
          </w:tcPr>
          <w:p w14:paraId="5C86A926" w14:textId="77777777" w:rsidR="00036C99" w:rsidRDefault="00036C99">
            <w:pPr>
              <w:pStyle w:val="TableParagraph"/>
              <w:jc w:val="left"/>
            </w:pPr>
          </w:p>
        </w:tc>
      </w:tr>
      <w:tr w:rsidR="00036C99" w14:paraId="52A9BFF3" w14:textId="77777777">
        <w:trPr>
          <w:trHeight w:val="373"/>
        </w:trPr>
        <w:tc>
          <w:tcPr>
            <w:tcW w:w="4414" w:type="dxa"/>
          </w:tcPr>
          <w:p w14:paraId="585D031D" w14:textId="77777777" w:rsidR="00036C99" w:rsidRDefault="004767C7">
            <w:pPr>
              <w:pStyle w:val="TableParagraph"/>
              <w:spacing w:before="38"/>
              <w:ind w:left="122"/>
              <w:jc w:val="left"/>
              <w:rPr>
                <w:sz w:val="24"/>
              </w:rPr>
            </w:pPr>
            <w:r>
              <w:rPr>
                <w:sz w:val="24"/>
              </w:rPr>
              <w:t>Proposta</w:t>
            </w:r>
            <w:r>
              <w:rPr>
                <w:spacing w:val="-7"/>
                <w:sz w:val="24"/>
              </w:rPr>
              <w:t xml:space="preserve"> </w:t>
            </w:r>
            <w:r>
              <w:rPr>
                <w:sz w:val="24"/>
              </w:rPr>
              <w:t>de</w:t>
            </w:r>
            <w:r>
              <w:rPr>
                <w:spacing w:val="-6"/>
                <w:sz w:val="24"/>
              </w:rPr>
              <w:t xml:space="preserve"> </w:t>
            </w:r>
            <w:r>
              <w:rPr>
                <w:spacing w:val="-2"/>
                <w:sz w:val="24"/>
              </w:rPr>
              <w:t>heurísticas</w:t>
            </w:r>
          </w:p>
        </w:tc>
        <w:tc>
          <w:tcPr>
            <w:tcW w:w="566" w:type="dxa"/>
          </w:tcPr>
          <w:p w14:paraId="034D51C5" w14:textId="77777777" w:rsidR="00036C99" w:rsidRDefault="004767C7">
            <w:pPr>
              <w:pStyle w:val="TableParagraph"/>
              <w:spacing w:before="38"/>
              <w:ind w:left="7"/>
              <w:rPr>
                <w:sz w:val="24"/>
              </w:rPr>
            </w:pPr>
            <w:r>
              <w:rPr>
                <w:spacing w:val="-10"/>
                <w:sz w:val="24"/>
              </w:rPr>
              <w:t>X</w:t>
            </w:r>
          </w:p>
        </w:tc>
        <w:tc>
          <w:tcPr>
            <w:tcW w:w="646" w:type="dxa"/>
          </w:tcPr>
          <w:p w14:paraId="4846AB10" w14:textId="77777777" w:rsidR="00036C99" w:rsidRDefault="004767C7">
            <w:pPr>
              <w:pStyle w:val="TableParagraph"/>
              <w:spacing w:before="38"/>
              <w:ind w:left="6"/>
              <w:rPr>
                <w:sz w:val="24"/>
              </w:rPr>
            </w:pPr>
            <w:r>
              <w:rPr>
                <w:spacing w:val="-10"/>
                <w:sz w:val="24"/>
              </w:rPr>
              <w:t>X</w:t>
            </w:r>
          </w:p>
        </w:tc>
        <w:tc>
          <w:tcPr>
            <w:tcW w:w="657" w:type="dxa"/>
          </w:tcPr>
          <w:p w14:paraId="5A1D5D01" w14:textId="77777777" w:rsidR="00036C99" w:rsidRDefault="004767C7">
            <w:pPr>
              <w:pStyle w:val="TableParagraph"/>
              <w:spacing w:before="38"/>
              <w:ind w:left="6"/>
              <w:rPr>
                <w:sz w:val="24"/>
              </w:rPr>
            </w:pPr>
            <w:r>
              <w:rPr>
                <w:spacing w:val="-10"/>
                <w:sz w:val="24"/>
              </w:rPr>
              <w:t>X</w:t>
            </w:r>
          </w:p>
        </w:tc>
        <w:tc>
          <w:tcPr>
            <w:tcW w:w="633" w:type="dxa"/>
          </w:tcPr>
          <w:p w14:paraId="3385D830" w14:textId="77777777" w:rsidR="00036C99" w:rsidRDefault="00036C99">
            <w:pPr>
              <w:pStyle w:val="TableParagraph"/>
              <w:jc w:val="left"/>
            </w:pPr>
          </w:p>
        </w:tc>
        <w:tc>
          <w:tcPr>
            <w:tcW w:w="617" w:type="dxa"/>
          </w:tcPr>
          <w:p w14:paraId="30C387B3" w14:textId="77777777" w:rsidR="00036C99" w:rsidRDefault="00036C99">
            <w:pPr>
              <w:pStyle w:val="TableParagraph"/>
              <w:jc w:val="left"/>
            </w:pPr>
          </w:p>
        </w:tc>
        <w:tc>
          <w:tcPr>
            <w:tcW w:w="611" w:type="dxa"/>
          </w:tcPr>
          <w:p w14:paraId="5839A4D5" w14:textId="77777777" w:rsidR="00036C99" w:rsidRDefault="00036C99">
            <w:pPr>
              <w:pStyle w:val="TableParagraph"/>
              <w:jc w:val="left"/>
            </w:pPr>
          </w:p>
        </w:tc>
        <w:tc>
          <w:tcPr>
            <w:tcW w:w="700" w:type="dxa"/>
          </w:tcPr>
          <w:p w14:paraId="3675722C" w14:textId="77777777" w:rsidR="00036C99" w:rsidRDefault="00036C99">
            <w:pPr>
              <w:pStyle w:val="TableParagraph"/>
              <w:jc w:val="left"/>
            </w:pPr>
          </w:p>
        </w:tc>
      </w:tr>
      <w:tr w:rsidR="00036C99" w14:paraId="1F6CF96D" w14:textId="77777777">
        <w:trPr>
          <w:trHeight w:val="373"/>
        </w:trPr>
        <w:tc>
          <w:tcPr>
            <w:tcW w:w="4414" w:type="dxa"/>
          </w:tcPr>
          <w:p w14:paraId="5535AF6F" w14:textId="77777777" w:rsidR="00036C99" w:rsidRDefault="004767C7">
            <w:pPr>
              <w:pStyle w:val="TableParagraph"/>
              <w:spacing w:before="38"/>
              <w:ind w:left="122"/>
              <w:jc w:val="left"/>
              <w:rPr>
                <w:sz w:val="24"/>
              </w:rPr>
            </w:pPr>
            <w:r>
              <w:rPr>
                <w:sz w:val="24"/>
              </w:rPr>
              <w:t>Redação</w:t>
            </w:r>
            <w:r>
              <w:rPr>
                <w:spacing w:val="-7"/>
                <w:sz w:val="24"/>
              </w:rPr>
              <w:t xml:space="preserve"> </w:t>
            </w:r>
            <w:r>
              <w:rPr>
                <w:sz w:val="24"/>
              </w:rPr>
              <w:t>da</w:t>
            </w:r>
            <w:r>
              <w:rPr>
                <w:spacing w:val="-6"/>
                <w:sz w:val="24"/>
              </w:rPr>
              <w:t xml:space="preserve"> </w:t>
            </w:r>
            <w:r>
              <w:rPr>
                <w:spacing w:val="-2"/>
                <w:sz w:val="24"/>
              </w:rPr>
              <w:t>dissertação</w:t>
            </w:r>
          </w:p>
        </w:tc>
        <w:tc>
          <w:tcPr>
            <w:tcW w:w="566" w:type="dxa"/>
          </w:tcPr>
          <w:p w14:paraId="07980D38" w14:textId="77777777" w:rsidR="00036C99" w:rsidRDefault="004767C7">
            <w:pPr>
              <w:pStyle w:val="TableParagraph"/>
              <w:spacing w:before="38"/>
              <w:ind w:left="7"/>
              <w:rPr>
                <w:sz w:val="24"/>
              </w:rPr>
            </w:pPr>
            <w:r>
              <w:rPr>
                <w:spacing w:val="-10"/>
                <w:sz w:val="24"/>
              </w:rPr>
              <w:t>X</w:t>
            </w:r>
          </w:p>
        </w:tc>
        <w:tc>
          <w:tcPr>
            <w:tcW w:w="646" w:type="dxa"/>
          </w:tcPr>
          <w:p w14:paraId="6F3FD34A" w14:textId="77777777" w:rsidR="00036C99" w:rsidRDefault="004767C7">
            <w:pPr>
              <w:pStyle w:val="TableParagraph"/>
              <w:spacing w:before="38"/>
              <w:ind w:left="6"/>
              <w:rPr>
                <w:sz w:val="24"/>
              </w:rPr>
            </w:pPr>
            <w:r>
              <w:rPr>
                <w:spacing w:val="-10"/>
                <w:sz w:val="24"/>
              </w:rPr>
              <w:t>X</w:t>
            </w:r>
          </w:p>
        </w:tc>
        <w:tc>
          <w:tcPr>
            <w:tcW w:w="657" w:type="dxa"/>
          </w:tcPr>
          <w:p w14:paraId="7E99B5B1" w14:textId="77777777" w:rsidR="00036C99" w:rsidRDefault="004767C7">
            <w:pPr>
              <w:pStyle w:val="TableParagraph"/>
              <w:spacing w:before="38"/>
              <w:ind w:left="6"/>
              <w:rPr>
                <w:sz w:val="24"/>
              </w:rPr>
            </w:pPr>
            <w:r>
              <w:rPr>
                <w:spacing w:val="-10"/>
                <w:sz w:val="24"/>
              </w:rPr>
              <w:t>X</w:t>
            </w:r>
          </w:p>
        </w:tc>
        <w:tc>
          <w:tcPr>
            <w:tcW w:w="633" w:type="dxa"/>
          </w:tcPr>
          <w:p w14:paraId="69DC3239" w14:textId="77777777" w:rsidR="00036C99" w:rsidRDefault="004767C7">
            <w:pPr>
              <w:pStyle w:val="TableParagraph"/>
              <w:spacing w:before="38"/>
              <w:ind w:left="4"/>
              <w:rPr>
                <w:sz w:val="24"/>
              </w:rPr>
            </w:pPr>
            <w:r>
              <w:rPr>
                <w:spacing w:val="-10"/>
                <w:sz w:val="24"/>
              </w:rPr>
              <w:t>X</w:t>
            </w:r>
          </w:p>
        </w:tc>
        <w:tc>
          <w:tcPr>
            <w:tcW w:w="617" w:type="dxa"/>
          </w:tcPr>
          <w:p w14:paraId="3F7F9657" w14:textId="77777777" w:rsidR="00036C99" w:rsidRDefault="004767C7">
            <w:pPr>
              <w:pStyle w:val="TableParagraph"/>
              <w:spacing w:before="38"/>
              <w:ind w:left="2"/>
              <w:rPr>
                <w:sz w:val="24"/>
              </w:rPr>
            </w:pPr>
            <w:r>
              <w:rPr>
                <w:spacing w:val="-10"/>
                <w:sz w:val="24"/>
              </w:rPr>
              <w:t>X</w:t>
            </w:r>
          </w:p>
        </w:tc>
        <w:tc>
          <w:tcPr>
            <w:tcW w:w="611" w:type="dxa"/>
          </w:tcPr>
          <w:p w14:paraId="1CB75515" w14:textId="77777777" w:rsidR="00036C99" w:rsidRDefault="004767C7">
            <w:pPr>
              <w:pStyle w:val="TableParagraph"/>
              <w:spacing w:before="38"/>
              <w:ind w:right="1"/>
              <w:rPr>
                <w:sz w:val="24"/>
              </w:rPr>
            </w:pPr>
            <w:r>
              <w:rPr>
                <w:spacing w:val="-10"/>
                <w:sz w:val="24"/>
              </w:rPr>
              <w:t>X</w:t>
            </w:r>
          </w:p>
        </w:tc>
        <w:tc>
          <w:tcPr>
            <w:tcW w:w="700" w:type="dxa"/>
          </w:tcPr>
          <w:p w14:paraId="4047D96D" w14:textId="77777777" w:rsidR="00036C99" w:rsidRDefault="00036C99">
            <w:pPr>
              <w:pStyle w:val="TableParagraph"/>
              <w:jc w:val="left"/>
            </w:pPr>
          </w:p>
        </w:tc>
      </w:tr>
      <w:tr w:rsidR="00036C99" w14:paraId="1E95957B" w14:textId="77777777">
        <w:trPr>
          <w:trHeight w:val="373"/>
        </w:trPr>
        <w:tc>
          <w:tcPr>
            <w:tcW w:w="4414" w:type="dxa"/>
          </w:tcPr>
          <w:p w14:paraId="32A9815F" w14:textId="77777777" w:rsidR="00036C99" w:rsidRDefault="004767C7">
            <w:pPr>
              <w:pStyle w:val="TableParagraph"/>
              <w:spacing w:before="38"/>
              <w:ind w:left="122"/>
              <w:jc w:val="left"/>
              <w:rPr>
                <w:sz w:val="24"/>
              </w:rPr>
            </w:pPr>
            <w:r>
              <w:rPr>
                <w:sz w:val="24"/>
              </w:rPr>
              <w:t>Defesa</w:t>
            </w:r>
            <w:r>
              <w:rPr>
                <w:spacing w:val="-6"/>
                <w:sz w:val="24"/>
              </w:rPr>
              <w:t xml:space="preserve"> </w:t>
            </w:r>
            <w:r>
              <w:rPr>
                <w:sz w:val="24"/>
              </w:rPr>
              <w:t>da</w:t>
            </w:r>
            <w:r>
              <w:rPr>
                <w:spacing w:val="-5"/>
                <w:sz w:val="24"/>
              </w:rPr>
              <w:t xml:space="preserve"> </w:t>
            </w:r>
            <w:r>
              <w:rPr>
                <w:spacing w:val="-2"/>
                <w:sz w:val="24"/>
              </w:rPr>
              <w:t>dissertação</w:t>
            </w:r>
          </w:p>
        </w:tc>
        <w:tc>
          <w:tcPr>
            <w:tcW w:w="566" w:type="dxa"/>
          </w:tcPr>
          <w:p w14:paraId="2BD4EAE3" w14:textId="77777777" w:rsidR="00036C99" w:rsidRDefault="00036C99">
            <w:pPr>
              <w:pStyle w:val="TableParagraph"/>
              <w:jc w:val="left"/>
            </w:pPr>
          </w:p>
        </w:tc>
        <w:tc>
          <w:tcPr>
            <w:tcW w:w="646" w:type="dxa"/>
          </w:tcPr>
          <w:p w14:paraId="2243C3FC" w14:textId="77777777" w:rsidR="00036C99" w:rsidRDefault="00036C99">
            <w:pPr>
              <w:pStyle w:val="TableParagraph"/>
              <w:jc w:val="left"/>
            </w:pPr>
          </w:p>
        </w:tc>
        <w:tc>
          <w:tcPr>
            <w:tcW w:w="657" w:type="dxa"/>
          </w:tcPr>
          <w:p w14:paraId="1CC252E5" w14:textId="77777777" w:rsidR="00036C99" w:rsidRDefault="00036C99">
            <w:pPr>
              <w:pStyle w:val="TableParagraph"/>
              <w:jc w:val="left"/>
            </w:pPr>
          </w:p>
        </w:tc>
        <w:tc>
          <w:tcPr>
            <w:tcW w:w="633" w:type="dxa"/>
          </w:tcPr>
          <w:p w14:paraId="65F2E571" w14:textId="77777777" w:rsidR="00036C99" w:rsidRDefault="00036C99">
            <w:pPr>
              <w:pStyle w:val="TableParagraph"/>
              <w:jc w:val="left"/>
            </w:pPr>
          </w:p>
        </w:tc>
        <w:tc>
          <w:tcPr>
            <w:tcW w:w="617" w:type="dxa"/>
          </w:tcPr>
          <w:p w14:paraId="3259207B" w14:textId="77777777" w:rsidR="00036C99" w:rsidRDefault="00036C99">
            <w:pPr>
              <w:pStyle w:val="TableParagraph"/>
              <w:jc w:val="left"/>
            </w:pPr>
          </w:p>
        </w:tc>
        <w:tc>
          <w:tcPr>
            <w:tcW w:w="611" w:type="dxa"/>
          </w:tcPr>
          <w:p w14:paraId="203FCEE6" w14:textId="77777777" w:rsidR="00036C99" w:rsidRDefault="00036C99">
            <w:pPr>
              <w:pStyle w:val="TableParagraph"/>
              <w:jc w:val="left"/>
            </w:pPr>
          </w:p>
        </w:tc>
        <w:tc>
          <w:tcPr>
            <w:tcW w:w="700" w:type="dxa"/>
          </w:tcPr>
          <w:p w14:paraId="4AF11A95" w14:textId="77777777" w:rsidR="00036C99" w:rsidRDefault="004767C7">
            <w:pPr>
              <w:pStyle w:val="TableParagraph"/>
              <w:spacing w:before="38"/>
              <w:ind w:right="2"/>
              <w:rPr>
                <w:sz w:val="24"/>
              </w:rPr>
            </w:pPr>
            <w:r>
              <w:rPr>
                <w:spacing w:val="-10"/>
                <w:sz w:val="24"/>
              </w:rPr>
              <w:t>X</w:t>
            </w:r>
          </w:p>
        </w:tc>
      </w:tr>
    </w:tbl>
    <w:p w14:paraId="6B9450DE" w14:textId="77777777" w:rsidR="00036C99" w:rsidRDefault="004767C7">
      <w:pPr>
        <w:ind w:left="2042" w:right="2008"/>
        <w:jc w:val="center"/>
      </w:pPr>
      <w:r>
        <w:t>Fonte:</w:t>
      </w:r>
      <w:r>
        <w:rPr>
          <w:spacing w:val="2"/>
        </w:rPr>
        <w:t xml:space="preserve"> </w:t>
      </w:r>
      <w:r>
        <w:t>Autores</w:t>
      </w:r>
      <w:r>
        <w:rPr>
          <w:spacing w:val="-8"/>
        </w:rPr>
        <w:t xml:space="preserve"> </w:t>
      </w:r>
      <w:r>
        <w:rPr>
          <w:spacing w:val="-2"/>
        </w:rPr>
        <w:t>(2026).</w:t>
      </w:r>
    </w:p>
    <w:p w14:paraId="33EF55E7" w14:textId="77777777" w:rsidR="00036C99" w:rsidRDefault="00036C99">
      <w:pPr>
        <w:jc w:val="center"/>
        <w:sectPr w:rsidR="00036C99">
          <w:pgSz w:w="11910" w:h="16840"/>
          <w:pgMar w:top="1260" w:right="992" w:bottom="280" w:left="1559" w:header="1034" w:footer="0" w:gutter="0"/>
          <w:cols w:space="720"/>
        </w:sectPr>
      </w:pPr>
    </w:p>
    <w:p w14:paraId="7FBF3F21" w14:textId="77777777" w:rsidR="00036C99" w:rsidRDefault="00036C99">
      <w:pPr>
        <w:pStyle w:val="Corpodetexto"/>
        <w:spacing w:before="165"/>
      </w:pPr>
    </w:p>
    <w:p w14:paraId="66E5C860" w14:textId="77777777" w:rsidR="00036C99" w:rsidRDefault="004767C7">
      <w:pPr>
        <w:ind w:left="2015" w:right="2017"/>
        <w:jc w:val="center"/>
        <w:rPr>
          <w:b/>
          <w:sz w:val="24"/>
        </w:rPr>
      </w:pPr>
      <w:r>
        <w:rPr>
          <w:b/>
          <w:spacing w:val="-2"/>
          <w:sz w:val="24"/>
        </w:rPr>
        <w:t>REFERÊNCIAS</w:t>
      </w:r>
    </w:p>
    <w:p w14:paraId="18450097" w14:textId="77777777" w:rsidR="00036C99" w:rsidRDefault="00036C99">
      <w:pPr>
        <w:pStyle w:val="Corpodetexto"/>
        <w:spacing w:before="26"/>
        <w:rPr>
          <w:b/>
        </w:rPr>
      </w:pPr>
    </w:p>
    <w:p w14:paraId="2A34620B" w14:textId="77777777" w:rsidR="00036C99" w:rsidRDefault="004767C7">
      <w:pPr>
        <w:spacing w:line="252" w:lineRule="auto"/>
        <w:ind w:left="140" w:right="113"/>
        <w:jc w:val="both"/>
        <w:rPr>
          <w:sz w:val="24"/>
        </w:rPr>
      </w:pPr>
      <w:bookmarkStart w:id="262" w:name="REFERÊNCIAS"/>
      <w:bookmarkStart w:id="263" w:name="APÊNDICES"/>
      <w:bookmarkStart w:id="264" w:name="ANEXOS"/>
      <w:bookmarkStart w:id="265" w:name="_bookmark5"/>
      <w:bookmarkEnd w:id="262"/>
      <w:bookmarkEnd w:id="263"/>
      <w:bookmarkEnd w:id="264"/>
      <w:bookmarkEnd w:id="265"/>
      <w:r>
        <w:rPr>
          <w:sz w:val="24"/>
        </w:rPr>
        <w:t xml:space="preserve">ALBUQUERQUE, K. M. M. d. </w:t>
      </w:r>
      <w:r>
        <w:rPr>
          <w:b/>
          <w:sz w:val="24"/>
        </w:rPr>
        <w:t>Métodos Exatos e Heurísticos para o Problema do Fluxo com Rotulação Mínima</w:t>
      </w:r>
      <w:r>
        <w:rPr>
          <w:sz w:val="24"/>
        </w:rPr>
        <w:t xml:space="preserve">. Dissertação (Dissertação (Mestrado Profissional em Tecnologia da Informação)) — Instituto Federal de Educação, Ciência e Tecnologia da Paraíba, João Pessoa, </w:t>
      </w:r>
      <w:r>
        <w:rPr>
          <w:spacing w:val="-2"/>
          <w:sz w:val="24"/>
        </w:rPr>
        <w:t>2024.</w:t>
      </w:r>
    </w:p>
    <w:p w14:paraId="36A21AE3" w14:textId="77777777" w:rsidR="00036C99" w:rsidRDefault="004767C7">
      <w:pPr>
        <w:pStyle w:val="Corpodetexto"/>
        <w:spacing w:before="189"/>
        <w:ind w:left="140"/>
      </w:pPr>
      <w:bookmarkStart w:id="266" w:name="_bookmark6"/>
      <w:bookmarkEnd w:id="266"/>
      <w:r>
        <w:t>ÁLVAREZ,</w:t>
      </w:r>
      <w:r>
        <w:rPr>
          <w:spacing w:val="18"/>
        </w:rPr>
        <w:t xml:space="preserve"> </w:t>
      </w:r>
      <w:r>
        <w:t>P.</w:t>
      </w:r>
      <w:r>
        <w:rPr>
          <w:spacing w:val="18"/>
        </w:rPr>
        <w:t xml:space="preserve"> </w:t>
      </w:r>
      <w:r>
        <w:rPr>
          <w:i/>
        </w:rPr>
        <w:t>et</w:t>
      </w:r>
      <w:r>
        <w:rPr>
          <w:i/>
          <w:spacing w:val="18"/>
        </w:rPr>
        <w:t xml:space="preserve"> </w:t>
      </w:r>
      <w:r>
        <w:rPr>
          <w:i/>
        </w:rPr>
        <w:t>al.</w:t>
      </w:r>
      <w:r>
        <w:rPr>
          <w:i/>
          <w:spacing w:val="19"/>
        </w:rPr>
        <w:t xml:space="preserve"> </w:t>
      </w:r>
      <w:r>
        <w:t>Optimizing</w:t>
      </w:r>
      <w:r>
        <w:rPr>
          <w:spacing w:val="18"/>
        </w:rPr>
        <w:t xml:space="preserve"> </w:t>
      </w:r>
      <w:r>
        <w:t>freight</w:t>
      </w:r>
      <w:r>
        <w:rPr>
          <w:spacing w:val="18"/>
        </w:rPr>
        <w:t xml:space="preserve"> </w:t>
      </w:r>
      <w:r>
        <w:t>delivery</w:t>
      </w:r>
      <w:r>
        <w:rPr>
          <w:spacing w:val="18"/>
        </w:rPr>
        <w:t xml:space="preserve"> </w:t>
      </w:r>
      <w:r>
        <w:t>routes:</w:t>
      </w:r>
      <w:r>
        <w:rPr>
          <w:spacing w:val="54"/>
        </w:rPr>
        <w:t xml:space="preserve"> </w:t>
      </w:r>
      <w:r>
        <w:t>The</w:t>
      </w:r>
      <w:r>
        <w:rPr>
          <w:spacing w:val="19"/>
        </w:rPr>
        <w:t xml:space="preserve"> </w:t>
      </w:r>
      <w:r>
        <w:t>time-distance</w:t>
      </w:r>
      <w:r>
        <w:rPr>
          <w:spacing w:val="18"/>
        </w:rPr>
        <w:t xml:space="preserve"> </w:t>
      </w:r>
      <w:r>
        <w:rPr>
          <w:spacing w:val="-2"/>
        </w:rPr>
        <w:t>dilemma.</w:t>
      </w:r>
    </w:p>
    <w:p w14:paraId="03EE369C" w14:textId="77777777" w:rsidR="00036C99" w:rsidRDefault="004767C7">
      <w:pPr>
        <w:spacing w:before="13"/>
        <w:ind w:left="132"/>
        <w:rPr>
          <w:sz w:val="24"/>
        </w:rPr>
      </w:pPr>
      <w:r>
        <w:rPr>
          <w:b/>
          <w:sz w:val="24"/>
        </w:rPr>
        <w:t>Transportation</w:t>
      </w:r>
      <w:r>
        <w:rPr>
          <w:b/>
          <w:spacing w:val="-12"/>
          <w:sz w:val="24"/>
        </w:rPr>
        <w:t xml:space="preserve"> </w:t>
      </w:r>
      <w:r>
        <w:rPr>
          <w:b/>
          <w:sz w:val="24"/>
        </w:rPr>
        <w:t>Research</w:t>
      </w:r>
      <w:r>
        <w:rPr>
          <w:b/>
          <w:spacing w:val="-11"/>
          <w:sz w:val="24"/>
        </w:rPr>
        <w:t xml:space="preserve"> </w:t>
      </w:r>
      <w:r>
        <w:rPr>
          <w:b/>
          <w:sz w:val="24"/>
        </w:rPr>
        <w:t>Part</w:t>
      </w:r>
      <w:r>
        <w:rPr>
          <w:b/>
          <w:spacing w:val="-12"/>
          <w:sz w:val="24"/>
        </w:rPr>
        <w:t xml:space="preserve"> </w:t>
      </w:r>
      <w:r>
        <w:rPr>
          <w:b/>
          <w:sz w:val="24"/>
        </w:rPr>
        <w:t>A:</w:t>
      </w:r>
      <w:r>
        <w:rPr>
          <w:b/>
          <w:spacing w:val="-11"/>
          <w:sz w:val="24"/>
        </w:rPr>
        <w:t xml:space="preserve"> </w:t>
      </w:r>
      <w:r>
        <w:rPr>
          <w:b/>
          <w:sz w:val="24"/>
        </w:rPr>
        <w:t>Policy</w:t>
      </w:r>
      <w:r>
        <w:rPr>
          <w:b/>
          <w:spacing w:val="-11"/>
          <w:sz w:val="24"/>
        </w:rPr>
        <w:t xml:space="preserve"> </w:t>
      </w:r>
      <w:r>
        <w:rPr>
          <w:b/>
          <w:sz w:val="24"/>
        </w:rPr>
        <w:t>and</w:t>
      </w:r>
      <w:r>
        <w:rPr>
          <w:b/>
          <w:spacing w:val="-12"/>
          <w:sz w:val="24"/>
        </w:rPr>
        <w:t xml:space="preserve"> </w:t>
      </w:r>
      <w:r>
        <w:rPr>
          <w:b/>
          <w:sz w:val="24"/>
        </w:rPr>
        <w:t>Practice</w:t>
      </w:r>
      <w:r>
        <w:rPr>
          <w:sz w:val="24"/>
        </w:rPr>
        <w:t>,</w:t>
      </w:r>
      <w:r>
        <w:rPr>
          <w:spacing w:val="-11"/>
          <w:sz w:val="24"/>
        </w:rPr>
        <w:t xml:space="preserve"> </w:t>
      </w:r>
      <w:r>
        <w:rPr>
          <w:sz w:val="24"/>
        </w:rPr>
        <w:t>v.</w:t>
      </w:r>
      <w:r>
        <w:rPr>
          <w:spacing w:val="-11"/>
          <w:sz w:val="24"/>
        </w:rPr>
        <w:t xml:space="preserve"> </w:t>
      </w:r>
      <w:r>
        <w:rPr>
          <w:sz w:val="24"/>
        </w:rPr>
        <w:t>190,</w:t>
      </w:r>
      <w:r>
        <w:rPr>
          <w:spacing w:val="-12"/>
          <w:sz w:val="24"/>
        </w:rPr>
        <w:t xml:space="preserve"> </w:t>
      </w:r>
      <w:r>
        <w:rPr>
          <w:sz w:val="24"/>
        </w:rPr>
        <w:t>p.</w:t>
      </w:r>
      <w:r>
        <w:rPr>
          <w:spacing w:val="-11"/>
          <w:sz w:val="24"/>
        </w:rPr>
        <w:t xml:space="preserve"> </w:t>
      </w:r>
      <w:r>
        <w:rPr>
          <w:sz w:val="24"/>
        </w:rPr>
        <w:t>104283,</w:t>
      </w:r>
      <w:r>
        <w:rPr>
          <w:spacing w:val="-11"/>
          <w:sz w:val="24"/>
        </w:rPr>
        <w:t xml:space="preserve"> </w:t>
      </w:r>
      <w:r>
        <w:rPr>
          <w:spacing w:val="-2"/>
          <w:sz w:val="24"/>
        </w:rPr>
        <w:t>2024.</w:t>
      </w:r>
    </w:p>
    <w:p w14:paraId="64B19E5D" w14:textId="77777777" w:rsidR="00036C99" w:rsidRDefault="004767C7">
      <w:pPr>
        <w:spacing w:before="206"/>
        <w:ind w:left="27" w:right="29"/>
        <w:jc w:val="center"/>
        <w:rPr>
          <w:b/>
          <w:sz w:val="24"/>
        </w:rPr>
      </w:pPr>
      <w:bookmarkStart w:id="267" w:name="_bookmark7"/>
      <w:bookmarkEnd w:id="267"/>
      <w:r>
        <w:rPr>
          <w:spacing w:val="-4"/>
          <w:sz w:val="24"/>
        </w:rPr>
        <w:t>ARENALES,</w:t>
      </w:r>
      <w:r>
        <w:rPr>
          <w:spacing w:val="-6"/>
          <w:sz w:val="24"/>
        </w:rPr>
        <w:t xml:space="preserve"> </w:t>
      </w:r>
      <w:r>
        <w:rPr>
          <w:spacing w:val="-4"/>
          <w:sz w:val="24"/>
        </w:rPr>
        <w:t>M.;</w:t>
      </w:r>
      <w:r>
        <w:rPr>
          <w:spacing w:val="-6"/>
          <w:sz w:val="24"/>
        </w:rPr>
        <w:t xml:space="preserve"> </w:t>
      </w:r>
      <w:r>
        <w:rPr>
          <w:spacing w:val="-4"/>
          <w:sz w:val="24"/>
        </w:rPr>
        <w:t>ARMENTANO,</w:t>
      </w:r>
      <w:r>
        <w:rPr>
          <w:spacing w:val="-5"/>
          <w:sz w:val="24"/>
        </w:rPr>
        <w:t xml:space="preserve"> </w:t>
      </w:r>
      <w:r>
        <w:rPr>
          <w:spacing w:val="-4"/>
          <w:sz w:val="24"/>
        </w:rPr>
        <w:t>V.;</w:t>
      </w:r>
      <w:r>
        <w:rPr>
          <w:spacing w:val="-6"/>
          <w:sz w:val="24"/>
        </w:rPr>
        <w:t xml:space="preserve"> </w:t>
      </w:r>
      <w:r>
        <w:rPr>
          <w:spacing w:val="-4"/>
          <w:sz w:val="24"/>
        </w:rPr>
        <w:t>MORABITO,</w:t>
      </w:r>
      <w:r>
        <w:rPr>
          <w:spacing w:val="-5"/>
          <w:sz w:val="24"/>
        </w:rPr>
        <w:t xml:space="preserve"> </w:t>
      </w:r>
      <w:r>
        <w:rPr>
          <w:spacing w:val="-4"/>
          <w:sz w:val="24"/>
        </w:rPr>
        <w:t>R.;</w:t>
      </w:r>
      <w:r>
        <w:rPr>
          <w:spacing w:val="-6"/>
          <w:sz w:val="24"/>
        </w:rPr>
        <w:t xml:space="preserve"> </w:t>
      </w:r>
      <w:r>
        <w:rPr>
          <w:spacing w:val="-4"/>
          <w:sz w:val="24"/>
        </w:rPr>
        <w:t>YANASSE,</w:t>
      </w:r>
      <w:r>
        <w:rPr>
          <w:spacing w:val="-6"/>
          <w:sz w:val="24"/>
        </w:rPr>
        <w:t xml:space="preserve"> </w:t>
      </w:r>
      <w:r>
        <w:rPr>
          <w:spacing w:val="-4"/>
          <w:sz w:val="24"/>
        </w:rPr>
        <w:t>H.</w:t>
      </w:r>
      <w:r>
        <w:rPr>
          <w:spacing w:val="-5"/>
          <w:sz w:val="24"/>
        </w:rPr>
        <w:t xml:space="preserve"> </w:t>
      </w:r>
      <w:r>
        <w:rPr>
          <w:b/>
          <w:spacing w:val="-4"/>
          <w:sz w:val="24"/>
        </w:rPr>
        <w:t>Pesquisa</w:t>
      </w:r>
      <w:r>
        <w:rPr>
          <w:b/>
          <w:spacing w:val="-6"/>
          <w:sz w:val="24"/>
        </w:rPr>
        <w:t xml:space="preserve"> </w:t>
      </w:r>
      <w:r>
        <w:rPr>
          <w:b/>
          <w:spacing w:val="-4"/>
          <w:sz w:val="24"/>
        </w:rPr>
        <w:t>Operacional</w:t>
      </w:r>
    </w:p>
    <w:p w14:paraId="0D154F9F" w14:textId="77777777" w:rsidR="00036C99" w:rsidRDefault="004767C7">
      <w:pPr>
        <w:spacing w:before="13"/>
        <w:ind w:left="140"/>
        <w:rPr>
          <w:sz w:val="24"/>
        </w:rPr>
      </w:pPr>
      <w:r>
        <w:rPr>
          <w:b/>
          <w:sz w:val="24"/>
        </w:rPr>
        <w:t>para</w:t>
      </w:r>
      <w:r>
        <w:rPr>
          <w:b/>
          <w:spacing w:val="-10"/>
          <w:sz w:val="24"/>
        </w:rPr>
        <w:t xml:space="preserve"> </w:t>
      </w:r>
      <w:r>
        <w:rPr>
          <w:b/>
          <w:sz w:val="24"/>
        </w:rPr>
        <w:t>Cursos</w:t>
      </w:r>
      <w:r>
        <w:rPr>
          <w:b/>
          <w:spacing w:val="-8"/>
          <w:sz w:val="24"/>
        </w:rPr>
        <w:t xml:space="preserve"> </w:t>
      </w:r>
      <w:r>
        <w:rPr>
          <w:b/>
          <w:sz w:val="24"/>
        </w:rPr>
        <w:t>de</w:t>
      </w:r>
      <w:r>
        <w:rPr>
          <w:b/>
          <w:spacing w:val="-7"/>
          <w:sz w:val="24"/>
        </w:rPr>
        <w:t xml:space="preserve"> </w:t>
      </w:r>
      <w:r>
        <w:rPr>
          <w:b/>
          <w:sz w:val="24"/>
        </w:rPr>
        <w:t>Engenharia</w:t>
      </w:r>
      <w:r>
        <w:rPr>
          <w:sz w:val="24"/>
        </w:rPr>
        <w:t>.</w:t>
      </w:r>
      <w:r>
        <w:rPr>
          <w:spacing w:val="-8"/>
          <w:sz w:val="24"/>
        </w:rPr>
        <w:t xml:space="preserve"> </w:t>
      </w:r>
      <w:r>
        <w:rPr>
          <w:sz w:val="24"/>
        </w:rPr>
        <w:t>[S.l.]:</w:t>
      </w:r>
      <w:r>
        <w:rPr>
          <w:spacing w:val="6"/>
          <w:sz w:val="24"/>
        </w:rPr>
        <w:t xml:space="preserve"> </w:t>
      </w:r>
      <w:r>
        <w:rPr>
          <w:sz w:val="24"/>
        </w:rPr>
        <w:t>Editora</w:t>
      </w:r>
      <w:r>
        <w:rPr>
          <w:spacing w:val="-8"/>
          <w:sz w:val="24"/>
        </w:rPr>
        <w:t xml:space="preserve"> </w:t>
      </w:r>
      <w:r>
        <w:rPr>
          <w:sz w:val="24"/>
        </w:rPr>
        <w:t>Campus,</w:t>
      </w:r>
      <w:r>
        <w:rPr>
          <w:spacing w:val="-7"/>
          <w:sz w:val="24"/>
        </w:rPr>
        <w:t xml:space="preserve"> </w:t>
      </w:r>
      <w:r>
        <w:rPr>
          <w:spacing w:val="-2"/>
          <w:sz w:val="24"/>
        </w:rPr>
        <w:t>2015.</w:t>
      </w:r>
    </w:p>
    <w:p w14:paraId="059C4794" w14:textId="77777777" w:rsidR="00036C99" w:rsidRDefault="004767C7">
      <w:pPr>
        <w:spacing w:before="205" w:line="252" w:lineRule="auto"/>
        <w:ind w:left="140" w:right="141"/>
        <w:jc w:val="both"/>
        <w:rPr>
          <w:sz w:val="24"/>
        </w:rPr>
      </w:pPr>
      <w:bookmarkStart w:id="268" w:name="_bookmark8"/>
      <w:bookmarkEnd w:id="268"/>
      <w:r>
        <w:rPr>
          <w:sz w:val="24"/>
        </w:rPr>
        <w:t>BAKER,</w:t>
      </w:r>
      <w:r>
        <w:rPr>
          <w:spacing w:val="-6"/>
          <w:sz w:val="24"/>
        </w:rPr>
        <w:t xml:space="preserve"> </w:t>
      </w:r>
      <w:r>
        <w:rPr>
          <w:sz w:val="24"/>
        </w:rPr>
        <w:t>E.</w:t>
      </w:r>
      <w:r>
        <w:rPr>
          <w:spacing w:val="-6"/>
          <w:sz w:val="24"/>
        </w:rPr>
        <w:t xml:space="preserve"> </w:t>
      </w:r>
      <w:r>
        <w:rPr>
          <w:sz w:val="24"/>
        </w:rPr>
        <w:t>K.</w:t>
      </w:r>
      <w:r>
        <w:rPr>
          <w:spacing w:val="-6"/>
          <w:sz w:val="24"/>
        </w:rPr>
        <w:t xml:space="preserve"> </w:t>
      </w:r>
      <w:r>
        <w:rPr>
          <w:sz w:val="24"/>
        </w:rPr>
        <w:t>Vehicle</w:t>
      </w:r>
      <w:r>
        <w:rPr>
          <w:spacing w:val="-6"/>
          <w:sz w:val="24"/>
        </w:rPr>
        <w:t xml:space="preserve"> </w:t>
      </w:r>
      <w:r>
        <w:rPr>
          <w:sz w:val="24"/>
        </w:rPr>
        <w:t>routing</w:t>
      </w:r>
      <w:r>
        <w:rPr>
          <w:spacing w:val="-6"/>
          <w:sz w:val="24"/>
        </w:rPr>
        <w:t xml:space="preserve"> </w:t>
      </w:r>
      <w:r>
        <w:rPr>
          <w:sz w:val="24"/>
        </w:rPr>
        <w:t>with</w:t>
      </w:r>
      <w:r>
        <w:rPr>
          <w:spacing w:val="-6"/>
          <w:sz w:val="24"/>
        </w:rPr>
        <w:t xml:space="preserve"> </w:t>
      </w:r>
      <w:r>
        <w:rPr>
          <w:sz w:val="24"/>
        </w:rPr>
        <w:t>time</w:t>
      </w:r>
      <w:r>
        <w:rPr>
          <w:spacing w:val="-6"/>
          <w:sz w:val="24"/>
        </w:rPr>
        <w:t xml:space="preserve"> </w:t>
      </w:r>
      <w:r>
        <w:rPr>
          <w:sz w:val="24"/>
        </w:rPr>
        <w:t>windows</w:t>
      </w:r>
      <w:r>
        <w:rPr>
          <w:spacing w:val="-6"/>
          <w:sz w:val="24"/>
        </w:rPr>
        <w:t xml:space="preserve"> </w:t>
      </w:r>
      <w:r>
        <w:rPr>
          <w:sz w:val="24"/>
        </w:rPr>
        <w:t>constraints.</w:t>
      </w:r>
      <w:r>
        <w:rPr>
          <w:spacing w:val="-6"/>
          <w:sz w:val="24"/>
        </w:rPr>
        <w:t xml:space="preserve"> </w:t>
      </w:r>
      <w:r>
        <w:rPr>
          <w:b/>
          <w:sz w:val="24"/>
        </w:rPr>
        <w:t>Logistics</w:t>
      </w:r>
      <w:r>
        <w:rPr>
          <w:b/>
          <w:spacing w:val="-6"/>
          <w:sz w:val="24"/>
        </w:rPr>
        <w:t xml:space="preserve"> </w:t>
      </w:r>
      <w:r>
        <w:rPr>
          <w:b/>
          <w:sz w:val="24"/>
        </w:rPr>
        <w:t>and</w:t>
      </w:r>
      <w:r>
        <w:rPr>
          <w:b/>
          <w:spacing w:val="-6"/>
          <w:sz w:val="24"/>
        </w:rPr>
        <w:t xml:space="preserve"> </w:t>
      </w:r>
      <w:r>
        <w:rPr>
          <w:b/>
          <w:sz w:val="24"/>
        </w:rPr>
        <w:t>Transportation Review</w:t>
      </w:r>
      <w:r>
        <w:rPr>
          <w:sz w:val="24"/>
        </w:rPr>
        <w:t>, v. 18, n. 4, p. 385–401, 1982.</w:t>
      </w:r>
    </w:p>
    <w:p w14:paraId="5772B0D0" w14:textId="77777777" w:rsidR="00036C99" w:rsidRDefault="004767C7">
      <w:pPr>
        <w:spacing w:before="191" w:line="252" w:lineRule="auto"/>
        <w:ind w:left="140" w:right="251"/>
        <w:jc w:val="both"/>
        <w:rPr>
          <w:sz w:val="24"/>
        </w:rPr>
      </w:pPr>
      <w:bookmarkStart w:id="269" w:name="_bookmark9"/>
      <w:bookmarkEnd w:id="269"/>
      <w:r>
        <w:rPr>
          <w:sz w:val="24"/>
        </w:rPr>
        <w:t xml:space="preserve">BALLOU, R. </w:t>
      </w:r>
      <w:r>
        <w:rPr>
          <w:b/>
          <w:sz w:val="24"/>
        </w:rPr>
        <w:t>Gerenciamento da Cadeia de Suprimentos: Logística Empresarial</w:t>
      </w:r>
      <w:r>
        <w:rPr>
          <w:sz w:val="24"/>
        </w:rPr>
        <w:t>. [S.l.]: Bookman, 2006. ISBN 9788536305912.</w:t>
      </w:r>
    </w:p>
    <w:p w14:paraId="65F5F04E" w14:textId="77777777" w:rsidR="00036C99" w:rsidRDefault="004767C7">
      <w:pPr>
        <w:pStyle w:val="Corpodetexto"/>
        <w:spacing w:before="191" w:line="252" w:lineRule="auto"/>
        <w:ind w:left="140" w:right="141"/>
        <w:jc w:val="both"/>
      </w:pPr>
      <w:bookmarkStart w:id="270" w:name="_bookmark10"/>
      <w:bookmarkEnd w:id="270"/>
      <w:r>
        <w:t>BARD,</w:t>
      </w:r>
      <w:r>
        <w:rPr>
          <w:spacing w:val="-13"/>
        </w:rPr>
        <w:t xml:space="preserve"> </w:t>
      </w:r>
      <w:r>
        <w:t>J.</w:t>
      </w:r>
      <w:r>
        <w:rPr>
          <w:spacing w:val="-13"/>
        </w:rPr>
        <w:t xml:space="preserve"> </w:t>
      </w:r>
      <w:r>
        <w:t>F.;</w:t>
      </w:r>
      <w:r>
        <w:rPr>
          <w:spacing w:val="-13"/>
        </w:rPr>
        <w:t xml:space="preserve"> </w:t>
      </w:r>
      <w:r>
        <w:t>KONTORAVDIS,</w:t>
      </w:r>
      <w:r>
        <w:rPr>
          <w:spacing w:val="-13"/>
        </w:rPr>
        <w:t xml:space="preserve"> </w:t>
      </w:r>
      <w:r>
        <w:t>G.;</w:t>
      </w:r>
      <w:r>
        <w:rPr>
          <w:spacing w:val="-13"/>
        </w:rPr>
        <w:t xml:space="preserve"> </w:t>
      </w:r>
      <w:r>
        <w:t>YU,</w:t>
      </w:r>
      <w:r>
        <w:rPr>
          <w:spacing w:val="-13"/>
        </w:rPr>
        <w:t xml:space="preserve"> </w:t>
      </w:r>
      <w:r>
        <w:t>G.</w:t>
      </w:r>
      <w:r>
        <w:rPr>
          <w:spacing w:val="-13"/>
        </w:rPr>
        <w:t xml:space="preserve"> </w:t>
      </w:r>
      <w:r>
        <w:t>A</w:t>
      </w:r>
      <w:r>
        <w:rPr>
          <w:spacing w:val="-13"/>
        </w:rPr>
        <w:t xml:space="preserve"> </w:t>
      </w:r>
      <w:r>
        <w:t>branch-and-cut</w:t>
      </w:r>
      <w:r>
        <w:rPr>
          <w:spacing w:val="-13"/>
        </w:rPr>
        <w:t xml:space="preserve"> </w:t>
      </w:r>
      <w:r>
        <w:t>procedure</w:t>
      </w:r>
      <w:r>
        <w:rPr>
          <w:spacing w:val="-13"/>
        </w:rPr>
        <w:t xml:space="preserve"> </w:t>
      </w:r>
      <w:r>
        <w:t>for</w:t>
      </w:r>
      <w:r>
        <w:rPr>
          <w:spacing w:val="-13"/>
        </w:rPr>
        <w:t xml:space="preserve"> </w:t>
      </w:r>
      <w:r>
        <w:t>the</w:t>
      </w:r>
      <w:r>
        <w:rPr>
          <w:spacing w:val="-13"/>
        </w:rPr>
        <w:t xml:space="preserve"> </w:t>
      </w:r>
      <w:r>
        <w:t>vehicle</w:t>
      </w:r>
      <w:r>
        <w:rPr>
          <w:spacing w:val="-13"/>
        </w:rPr>
        <w:t xml:space="preserve"> </w:t>
      </w:r>
      <w:r>
        <w:t xml:space="preserve">routing problems with time windows. </w:t>
      </w:r>
      <w:r>
        <w:rPr>
          <w:b/>
        </w:rPr>
        <w:t>Transportation Science</w:t>
      </w:r>
      <w:r>
        <w:t>, v. 36, n. 2, p. 250–269, 2002.</w:t>
      </w:r>
    </w:p>
    <w:p w14:paraId="2710CAE3" w14:textId="77777777" w:rsidR="00036C99" w:rsidRDefault="004767C7">
      <w:pPr>
        <w:pStyle w:val="Corpodetexto"/>
        <w:spacing w:before="191" w:line="252" w:lineRule="auto"/>
        <w:ind w:left="140"/>
      </w:pPr>
      <w:bookmarkStart w:id="271" w:name="_bookmark11"/>
      <w:bookmarkEnd w:id="271"/>
      <w:r>
        <w:t xml:space="preserve">BARROS, E. V. O. </w:t>
      </w:r>
      <w:r>
        <w:rPr>
          <w:i/>
        </w:rPr>
        <w:t xml:space="preserve">et al. </w:t>
      </w:r>
      <w:r>
        <w:t>Otimização das rotas de entrega de produtos em uma fábrica de alumínio do alto sertão alagoano: Aplicação do problema do caixeiro viajante. Rio Grande do Norte, 2025.</w:t>
      </w:r>
    </w:p>
    <w:p w14:paraId="4A44252E" w14:textId="77777777" w:rsidR="00036C99" w:rsidRDefault="004767C7">
      <w:pPr>
        <w:pStyle w:val="Corpodetexto"/>
        <w:spacing w:before="190" w:line="252" w:lineRule="auto"/>
        <w:ind w:left="140"/>
      </w:pPr>
      <w:bookmarkStart w:id="272" w:name="_bookmark12"/>
      <w:bookmarkEnd w:id="272"/>
      <w:r>
        <w:rPr>
          <w:spacing w:val="-2"/>
        </w:rPr>
        <w:t>BIZINOTO,</w:t>
      </w:r>
      <w:r>
        <w:rPr>
          <w:spacing w:val="-9"/>
        </w:rPr>
        <w:t xml:space="preserve"> </w:t>
      </w:r>
      <w:r>
        <w:rPr>
          <w:spacing w:val="-2"/>
        </w:rPr>
        <w:t>G.</w:t>
      </w:r>
      <w:r>
        <w:rPr>
          <w:spacing w:val="-9"/>
        </w:rPr>
        <w:t xml:space="preserve"> </w:t>
      </w:r>
      <w:r>
        <w:rPr>
          <w:spacing w:val="-2"/>
        </w:rPr>
        <w:t>P.</w:t>
      </w:r>
      <w:r>
        <w:rPr>
          <w:spacing w:val="-9"/>
        </w:rPr>
        <w:t xml:space="preserve"> </w:t>
      </w:r>
      <w:r>
        <w:rPr>
          <w:i/>
          <w:spacing w:val="-2"/>
        </w:rPr>
        <w:t>et</w:t>
      </w:r>
      <w:r>
        <w:rPr>
          <w:i/>
          <w:spacing w:val="-9"/>
        </w:rPr>
        <w:t xml:space="preserve"> </w:t>
      </w:r>
      <w:r>
        <w:rPr>
          <w:i/>
          <w:spacing w:val="-2"/>
        </w:rPr>
        <w:t>al.</w:t>
      </w:r>
      <w:r>
        <w:rPr>
          <w:i/>
          <w:spacing w:val="-9"/>
        </w:rPr>
        <w:t xml:space="preserve"> </w:t>
      </w:r>
      <w:r>
        <w:rPr>
          <w:spacing w:val="-2"/>
        </w:rPr>
        <w:t>Gestão</w:t>
      </w:r>
      <w:r>
        <w:rPr>
          <w:spacing w:val="-9"/>
        </w:rPr>
        <w:t xml:space="preserve"> </w:t>
      </w:r>
      <w:r>
        <w:rPr>
          <w:spacing w:val="-2"/>
        </w:rPr>
        <w:t>da</w:t>
      </w:r>
      <w:r>
        <w:rPr>
          <w:spacing w:val="-9"/>
        </w:rPr>
        <w:t xml:space="preserve"> </w:t>
      </w:r>
      <w:r>
        <w:rPr>
          <w:spacing w:val="-2"/>
        </w:rPr>
        <w:t>cadeia</w:t>
      </w:r>
      <w:r>
        <w:rPr>
          <w:spacing w:val="-9"/>
        </w:rPr>
        <w:t xml:space="preserve"> </w:t>
      </w:r>
      <w:r>
        <w:rPr>
          <w:spacing w:val="-2"/>
        </w:rPr>
        <w:t>de</w:t>
      </w:r>
      <w:r>
        <w:rPr>
          <w:spacing w:val="-9"/>
        </w:rPr>
        <w:t xml:space="preserve"> </w:t>
      </w:r>
      <w:r>
        <w:rPr>
          <w:spacing w:val="-2"/>
        </w:rPr>
        <w:t>suprimentos</w:t>
      </w:r>
      <w:r>
        <w:rPr>
          <w:spacing w:val="-9"/>
        </w:rPr>
        <w:t xml:space="preserve"> </w:t>
      </w:r>
      <w:r>
        <w:rPr>
          <w:spacing w:val="-2"/>
        </w:rPr>
        <w:t>e</w:t>
      </w:r>
      <w:r>
        <w:rPr>
          <w:spacing w:val="-9"/>
        </w:rPr>
        <w:t xml:space="preserve"> </w:t>
      </w:r>
      <w:r>
        <w:rPr>
          <w:spacing w:val="-2"/>
        </w:rPr>
        <w:t>sua</w:t>
      </w:r>
      <w:r>
        <w:rPr>
          <w:spacing w:val="-9"/>
        </w:rPr>
        <w:t xml:space="preserve"> </w:t>
      </w:r>
      <w:r>
        <w:rPr>
          <w:spacing w:val="-2"/>
        </w:rPr>
        <w:t>influência</w:t>
      </w:r>
      <w:r>
        <w:rPr>
          <w:spacing w:val="-9"/>
        </w:rPr>
        <w:t xml:space="preserve"> </w:t>
      </w:r>
      <w:r>
        <w:rPr>
          <w:spacing w:val="-2"/>
        </w:rPr>
        <w:t>na</w:t>
      </w:r>
      <w:r>
        <w:rPr>
          <w:spacing w:val="-9"/>
        </w:rPr>
        <w:t xml:space="preserve"> </w:t>
      </w:r>
      <w:r>
        <w:rPr>
          <w:spacing w:val="-2"/>
        </w:rPr>
        <w:t>competitividade</w:t>
      </w:r>
      <w:r>
        <w:rPr>
          <w:spacing w:val="-9"/>
        </w:rPr>
        <w:t xml:space="preserve"> </w:t>
      </w:r>
      <w:r>
        <w:rPr>
          <w:spacing w:val="-2"/>
        </w:rPr>
        <w:t xml:space="preserve">das </w:t>
      </w:r>
      <w:r>
        <w:t xml:space="preserve">organizações. </w:t>
      </w:r>
      <w:r>
        <w:rPr>
          <w:b/>
        </w:rPr>
        <w:t>Revista Tópicos</w:t>
      </w:r>
      <w:r>
        <w:t>, v. 3, n. 26, p. 1–16, 2025.</w:t>
      </w:r>
    </w:p>
    <w:p w14:paraId="335330D3" w14:textId="77777777" w:rsidR="00036C99" w:rsidRDefault="004767C7">
      <w:pPr>
        <w:pStyle w:val="Corpodetexto"/>
        <w:spacing w:before="191"/>
        <w:ind w:left="140"/>
      </w:pPr>
      <w:bookmarkStart w:id="273" w:name="_bookmark13"/>
      <w:bookmarkEnd w:id="273"/>
      <w:r>
        <w:t>BRANDEAU,</w:t>
      </w:r>
      <w:r>
        <w:rPr>
          <w:spacing w:val="-10"/>
        </w:rPr>
        <w:t xml:space="preserve"> </w:t>
      </w:r>
      <w:r>
        <w:t>M.</w:t>
      </w:r>
      <w:r>
        <w:rPr>
          <w:spacing w:val="-10"/>
        </w:rPr>
        <w:t xml:space="preserve"> </w:t>
      </w:r>
      <w:r>
        <w:t>L.;</w:t>
      </w:r>
      <w:r>
        <w:rPr>
          <w:spacing w:val="-10"/>
        </w:rPr>
        <w:t xml:space="preserve"> </w:t>
      </w:r>
      <w:r>
        <w:t>CHIU,</w:t>
      </w:r>
      <w:r>
        <w:rPr>
          <w:spacing w:val="-10"/>
        </w:rPr>
        <w:t xml:space="preserve"> </w:t>
      </w:r>
      <w:r>
        <w:t>S.</w:t>
      </w:r>
      <w:r>
        <w:rPr>
          <w:spacing w:val="-10"/>
        </w:rPr>
        <w:t xml:space="preserve"> </w:t>
      </w:r>
      <w:r>
        <w:t>S.</w:t>
      </w:r>
      <w:r>
        <w:rPr>
          <w:spacing w:val="-9"/>
        </w:rPr>
        <w:t xml:space="preserve"> </w:t>
      </w:r>
      <w:r>
        <w:t>An</w:t>
      </w:r>
      <w:r>
        <w:rPr>
          <w:spacing w:val="-10"/>
        </w:rPr>
        <w:t xml:space="preserve"> </w:t>
      </w:r>
      <w:r>
        <w:t>overview</w:t>
      </w:r>
      <w:r>
        <w:rPr>
          <w:spacing w:val="-10"/>
        </w:rPr>
        <w:t xml:space="preserve"> </w:t>
      </w:r>
      <w:r>
        <w:t>of</w:t>
      </w:r>
      <w:r>
        <w:rPr>
          <w:spacing w:val="-10"/>
        </w:rPr>
        <w:t xml:space="preserve"> </w:t>
      </w:r>
      <w:r>
        <w:t>representative</w:t>
      </w:r>
      <w:r>
        <w:rPr>
          <w:spacing w:val="-10"/>
        </w:rPr>
        <w:t xml:space="preserve"> </w:t>
      </w:r>
      <w:r>
        <w:t>problems</w:t>
      </w:r>
      <w:r>
        <w:rPr>
          <w:spacing w:val="-9"/>
        </w:rPr>
        <w:t xml:space="preserve"> </w:t>
      </w:r>
      <w:r>
        <w:t>in</w:t>
      </w:r>
      <w:r>
        <w:rPr>
          <w:spacing w:val="-10"/>
        </w:rPr>
        <w:t xml:space="preserve"> </w:t>
      </w:r>
      <w:r>
        <w:t>location</w:t>
      </w:r>
      <w:r>
        <w:rPr>
          <w:spacing w:val="-10"/>
        </w:rPr>
        <w:t xml:space="preserve"> </w:t>
      </w:r>
      <w:r>
        <w:rPr>
          <w:spacing w:val="-2"/>
        </w:rPr>
        <w:t>research.</w:t>
      </w:r>
    </w:p>
    <w:p w14:paraId="1984E3B3" w14:textId="77777777" w:rsidR="00036C99" w:rsidRDefault="004767C7">
      <w:pPr>
        <w:spacing w:before="13"/>
        <w:ind w:left="140"/>
        <w:rPr>
          <w:sz w:val="24"/>
        </w:rPr>
      </w:pPr>
      <w:r>
        <w:rPr>
          <w:b/>
          <w:sz w:val="24"/>
        </w:rPr>
        <w:t>Management</w:t>
      </w:r>
      <w:r>
        <w:rPr>
          <w:b/>
          <w:spacing w:val="-9"/>
          <w:sz w:val="24"/>
        </w:rPr>
        <w:t xml:space="preserve"> </w:t>
      </w:r>
      <w:r>
        <w:rPr>
          <w:b/>
          <w:sz w:val="24"/>
        </w:rPr>
        <w:t>Science</w:t>
      </w:r>
      <w:r>
        <w:rPr>
          <w:sz w:val="24"/>
        </w:rPr>
        <w:t>,</w:t>
      </w:r>
      <w:r>
        <w:rPr>
          <w:spacing w:val="-9"/>
          <w:sz w:val="24"/>
        </w:rPr>
        <w:t xml:space="preserve"> </w:t>
      </w:r>
      <w:r>
        <w:rPr>
          <w:sz w:val="24"/>
        </w:rPr>
        <w:t>INFORMS,</w:t>
      </w:r>
      <w:r>
        <w:rPr>
          <w:spacing w:val="-8"/>
          <w:sz w:val="24"/>
        </w:rPr>
        <w:t xml:space="preserve"> </w:t>
      </w:r>
      <w:r>
        <w:rPr>
          <w:sz w:val="24"/>
        </w:rPr>
        <w:t>v.</w:t>
      </w:r>
      <w:r>
        <w:rPr>
          <w:spacing w:val="-9"/>
          <w:sz w:val="24"/>
        </w:rPr>
        <w:t xml:space="preserve"> </w:t>
      </w:r>
      <w:r>
        <w:rPr>
          <w:sz w:val="24"/>
        </w:rPr>
        <w:t>35,</w:t>
      </w:r>
      <w:r>
        <w:rPr>
          <w:spacing w:val="-8"/>
          <w:sz w:val="24"/>
        </w:rPr>
        <w:t xml:space="preserve"> </w:t>
      </w:r>
      <w:r>
        <w:rPr>
          <w:sz w:val="24"/>
        </w:rPr>
        <w:t>n.</w:t>
      </w:r>
      <w:r>
        <w:rPr>
          <w:spacing w:val="-9"/>
          <w:sz w:val="24"/>
        </w:rPr>
        <w:t xml:space="preserve"> </w:t>
      </w:r>
      <w:r>
        <w:rPr>
          <w:sz w:val="24"/>
        </w:rPr>
        <w:t>6,</w:t>
      </w:r>
      <w:r>
        <w:rPr>
          <w:spacing w:val="-8"/>
          <w:sz w:val="24"/>
        </w:rPr>
        <w:t xml:space="preserve"> </w:t>
      </w:r>
      <w:r>
        <w:rPr>
          <w:sz w:val="24"/>
        </w:rPr>
        <w:t>p.</w:t>
      </w:r>
      <w:r>
        <w:rPr>
          <w:spacing w:val="-9"/>
          <w:sz w:val="24"/>
        </w:rPr>
        <w:t xml:space="preserve"> </w:t>
      </w:r>
      <w:r>
        <w:rPr>
          <w:sz w:val="24"/>
        </w:rPr>
        <w:t>645–674,</w:t>
      </w:r>
      <w:r>
        <w:rPr>
          <w:spacing w:val="-9"/>
          <w:sz w:val="24"/>
        </w:rPr>
        <w:t xml:space="preserve"> </w:t>
      </w:r>
      <w:r>
        <w:rPr>
          <w:spacing w:val="-2"/>
          <w:sz w:val="24"/>
        </w:rPr>
        <w:t>1989.</w:t>
      </w:r>
    </w:p>
    <w:p w14:paraId="1A2003BA" w14:textId="77777777" w:rsidR="00036C99" w:rsidRDefault="004767C7">
      <w:pPr>
        <w:spacing w:before="205" w:line="252" w:lineRule="auto"/>
        <w:ind w:left="132" w:firstLine="7"/>
        <w:rPr>
          <w:sz w:val="24"/>
        </w:rPr>
      </w:pPr>
      <w:bookmarkStart w:id="274" w:name="_bookmark14"/>
      <w:bookmarkEnd w:id="274"/>
      <w:r>
        <w:rPr>
          <w:sz w:val="24"/>
        </w:rPr>
        <w:t>CABRAL,</w:t>
      </w:r>
      <w:r>
        <w:rPr>
          <w:spacing w:val="-10"/>
          <w:sz w:val="24"/>
        </w:rPr>
        <w:t xml:space="preserve"> </w:t>
      </w:r>
      <w:r>
        <w:rPr>
          <w:sz w:val="24"/>
        </w:rPr>
        <w:t>E.</w:t>
      </w:r>
      <w:r>
        <w:rPr>
          <w:spacing w:val="-10"/>
          <w:sz w:val="24"/>
        </w:rPr>
        <w:t xml:space="preserve"> </w:t>
      </w:r>
      <w:r>
        <w:rPr>
          <w:sz w:val="24"/>
        </w:rPr>
        <w:t>L.</w:t>
      </w:r>
      <w:r>
        <w:rPr>
          <w:spacing w:val="-10"/>
          <w:sz w:val="24"/>
        </w:rPr>
        <w:t xml:space="preserve"> </w:t>
      </w:r>
      <w:r>
        <w:rPr>
          <w:sz w:val="24"/>
        </w:rPr>
        <w:t>dos</w:t>
      </w:r>
      <w:r>
        <w:rPr>
          <w:spacing w:val="-10"/>
          <w:sz w:val="24"/>
        </w:rPr>
        <w:t xml:space="preserve"> </w:t>
      </w:r>
      <w:r>
        <w:rPr>
          <w:sz w:val="24"/>
        </w:rPr>
        <w:t>S.</w:t>
      </w:r>
      <w:r>
        <w:rPr>
          <w:spacing w:val="-10"/>
          <w:sz w:val="24"/>
        </w:rPr>
        <w:t xml:space="preserve"> </w:t>
      </w:r>
      <w:r>
        <w:rPr>
          <w:b/>
          <w:sz w:val="24"/>
        </w:rPr>
        <w:t>Aplicação</w:t>
      </w:r>
      <w:r>
        <w:rPr>
          <w:b/>
          <w:spacing w:val="-10"/>
          <w:sz w:val="24"/>
        </w:rPr>
        <w:t xml:space="preserve"> </w:t>
      </w:r>
      <w:r>
        <w:rPr>
          <w:b/>
          <w:sz w:val="24"/>
        </w:rPr>
        <w:t>do</w:t>
      </w:r>
      <w:r>
        <w:rPr>
          <w:b/>
          <w:spacing w:val="-10"/>
          <w:sz w:val="24"/>
        </w:rPr>
        <w:t xml:space="preserve"> </w:t>
      </w:r>
      <w:r>
        <w:rPr>
          <w:b/>
          <w:sz w:val="24"/>
        </w:rPr>
        <w:t>algoritmo</w:t>
      </w:r>
      <w:r>
        <w:rPr>
          <w:b/>
          <w:spacing w:val="-10"/>
          <w:sz w:val="24"/>
        </w:rPr>
        <w:t xml:space="preserve"> </w:t>
      </w:r>
      <w:r>
        <w:rPr>
          <w:b/>
          <w:sz w:val="24"/>
        </w:rPr>
        <w:t>DSM</w:t>
      </w:r>
      <w:r>
        <w:rPr>
          <w:b/>
          <w:spacing w:val="-10"/>
          <w:sz w:val="24"/>
        </w:rPr>
        <w:t xml:space="preserve"> </w:t>
      </w:r>
      <w:r>
        <w:rPr>
          <w:b/>
          <w:sz w:val="24"/>
        </w:rPr>
        <w:t>à</w:t>
      </w:r>
      <w:r>
        <w:rPr>
          <w:b/>
          <w:spacing w:val="-10"/>
          <w:sz w:val="24"/>
        </w:rPr>
        <w:t xml:space="preserve"> </w:t>
      </w:r>
      <w:r>
        <w:rPr>
          <w:b/>
          <w:sz w:val="24"/>
        </w:rPr>
        <w:t>determinação</w:t>
      </w:r>
      <w:r>
        <w:rPr>
          <w:b/>
          <w:spacing w:val="-10"/>
          <w:sz w:val="24"/>
        </w:rPr>
        <w:t xml:space="preserve"> </w:t>
      </w:r>
      <w:r>
        <w:rPr>
          <w:b/>
          <w:sz w:val="24"/>
        </w:rPr>
        <w:t>do</w:t>
      </w:r>
      <w:r>
        <w:rPr>
          <w:b/>
          <w:spacing w:val="-10"/>
          <w:sz w:val="24"/>
        </w:rPr>
        <w:t xml:space="preserve"> </w:t>
      </w:r>
      <w:r>
        <w:rPr>
          <w:b/>
          <w:sz w:val="24"/>
        </w:rPr>
        <w:t>posicionamento</w:t>
      </w:r>
      <w:r>
        <w:rPr>
          <w:b/>
          <w:spacing w:val="-10"/>
          <w:sz w:val="24"/>
        </w:rPr>
        <w:t xml:space="preserve"> </w:t>
      </w:r>
      <w:r>
        <w:rPr>
          <w:b/>
          <w:sz w:val="24"/>
        </w:rPr>
        <w:t>de bases descentralizadas do SAMU/Natal com uso de simulação</w:t>
      </w:r>
      <w:r>
        <w:rPr>
          <w:sz w:val="24"/>
        </w:rPr>
        <w:t>. Dissertação (Dissertação (Mestrado em Engenharia de Produção)) — Universidade Federal do Rio Grande do Norte, Natal, RN, 2019.</w:t>
      </w:r>
    </w:p>
    <w:p w14:paraId="593BA4CD" w14:textId="77777777" w:rsidR="00036C99" w:rsidRDefault="004767C7">
      <w:pPr>
        <w:pStyle w:val="Corpodetexto"/>
        <w:spacing w:before="190" w:line="252" w:lineRule="auto"/>
        <w:ind w:left="140"/>
      </w:pPr>
      <w:bookmarkStart w:id="275" w:name="_bookmark15"/>
      <w:bookmarkEnd w:id="275"/>
      <w:r>
        <w:t>CHEN,</w:t>
      </w:r>
      <w:r>
        <w:rPr>
          <w:spacing w:val="-3"/>
        </w:rPr>
        <w:t xml:space="preserve"> </w:t>
      </w:r>
      <w:r>
        <w:t>J.</w:t>
      </w:r>
      <w:r>
        <w:rPr>
          <w:spacing w:val="-3"/>
        </w:rPr>
        <w:t xml:space="preserve"> </w:t>
      </w:r>
      <w:r>
        <w:rPr>
          <w:i/>
        </w:rPr>
        <w:t>et</w:t>
      </w:r>
      <w:r>
        <w:rPr>
          <w:i/>
          <w:spacing w:val="-3"/>
        </w:rPr>
        <w:t xml:space="preserve"> </w:t>
      </w:r>
      <w:r>
        <w:rPr>
          <w:i/>
        </w:rPr>
        <w:t>al.</w:t>
      </w:r>
      <w:r>
        <w:rPr>
          <w:i/>
          <w:spacing w:val="-3"/>
        </w:rPr>
        <w:t xml:space="preserve"> </w:t>
      </w:r>
      <w:r>
        <w:t>Optimization</w:t>
      </w:r>
      <w:r>
        <w:rPr>
          <w:spacing w:val="-3"/>
        </w:rPr>
        <w:t xml:space="preserve"> </w:t>
      </w:r>
      <w:r>
        <w:t>of</w:t>
      </w:r>
      <w:r>
        <w:rPr>
          <w:spacing w:val="-3"/>
        </w:rPr>
        <w:t xml:space="preserve"> </w:t>
      </w:r>
      <w:r>
        <w:t>transportation</w:t>
      </w:r>
      <w:r>
        <w:rPr>
          <w:spacing w:val="-3"/>
        </w:rPr>
        <w:t xml:space="preserve"> </w:t>
      </w:r>
      <w:r>
        <w:t>routing</w:t>
      </w:r>
      <w:r>
        <w:rPr>
          <w:spacing w:val="-3"/>
        </w:rPr>
        <w:t xml:space="preserve"> </w:t>
      </w:r>
      <w:r>
        <w:t>problem</w:t>
      </w:r>
      <w:r>
        <w:rPr>
          <w:spacing w:val="-3"/>
        </w:rPr>
        <w:t xml:space="preserve"> </w:t>
      </w:r>
      <w:r>
        <w:t>for</w:t>
      </w:r>
      <w:r>
        <w:rPr>
          <w:spacing w:val="-3"/>
        </w:rPr>
        <w:t xml:space="preserve"> </w:t>
      </w:r>
      <w:r>
        <w:t>fresh</w:t>
      </w:r>
      <w:r>
        <w:rPr>
          <w:spacing w:val="-3"/>
        </w:rPr>
        <w:t xml:space="preserve"> </w:t>
      </w:r>
      <w:r>
        <w:t>food</w:t>
      </w:r>
      <w:r>
        <w:rPr>
          <w:spacing w:val="-3"/>
        </w:rPr>
        <w:t xml:space="preserve"> </w:t>
      </w:r>
      <w:r>
        <w:t>by</w:t>
      </w:r>
      <w:r>
        <w:rPr>
          <w:spacing w:val="-3"/>
        </w:rPr>
        <w:t xml:space="preserve"> </w:t>
      </w:r>
      <w:r>
        <w:t>improved</w:t>
      </w:r>
      <w:r>
        <w:rPr>
          <w:spacing w:val="-3"/>
        </w:rPr>
        <w:t xml:space="preserve"> </w:t>
      </w:r>
      <w:r>
        <w:t xml:space="preserve">ant colony algorithm based on tabu search. </w:t>
      </w:r>
      <w:r>
        <w:rPr>
          <w:b/>
        </w:rPr>
        <w:t>Sustainability</w:t>
      </w:r>
      <w:r>
        <w:t>, v. 11, n. 23, p. 6584, 2019.</w:t>
      </w:r>
    </w:p>
    <w:p w14:paraId="602E2915" w14:textId="77777777" w:rsidR="00036C99" w:rsidRDefault="004767C7">
      <w:pPr>
        <w:pStyle w:val="Corpodetexto"/>
        <w:spacing w:before="190" w:line="252" w:lineRule="auto"/>
        <w:ind w:left="140"/>
      </w:pPr>
      <w:bookmarkStart w:id="276" w:name="_bookmark16"/>
      <w:bookmarkEnd w:id="276"/>
      <w:r>
        <w:t xml:space="preserve">DANTZIG, G. B.; RAMSER, J. H. The truck dispatching problem. </w:t>
      </w:r>
      <w:r>
        <w:rPr>
          <w:b/>
        </w:rPr>
        <w:t>Management Science</w:t>
      </w:r>
      <w:r>
        <w:t>, INFORMS, v. 6, n. 1, p. 80–91, 1959.</w:t>
      </w:r>
    </w:p>
    <w:p w14:paraId="65EAF7F3" w14:textId="77777777" w:rsidR="00036C99" w:rsidRDefault="004767C7">
      <w:pPr>
        <w:pStyle w:val="Corpodetexto"/>
        <w:spacing w:before="191"/>
        <w:ind w:left="140"/>
      </w:pPr>
      <w:bookmarkStart w:id="277" w:name="_bookmark17"/>
      <w:bookmarkEnd w:id="277"/>
      <w:r>
        <w:t>DANTZIG,</w:t>
      </w:r>
      <w:r>
        <w:rPr>
          <w:spacing w:val="20"/>
        </w:rPr>
        <w:t xml:space="preserve"> </w:t>
      </w:r>
      <w:r>
        <w:t>G.</w:t>
      </w:r>
      <w:r>
        <w:rPr>
          <w:spacing w:val="20"/>
        </w:rPr>
        <w:t xml:space="preserve"> </w:t>
      </w:r>
      <w:r>
        <w:t>B.;</w:t>
      </w:r>
      <w:r>
        <w:rPr>
          <w:spacing w:val="30"/>
        </w:rPr>
        <w:t xml:space="preserve"> </w:t>
      </w:r>
      <w:r>
        <w:t>WOLFE,</w:t>
      </w:r>
      <w:r>
        <w:rPr>
          <w:spacing w:val="20"/>
        </w:rPr>
        <w:t xml:space="preserve"> </w:t>
      </w:r>
      <w:r>
        <w:t>P.</w:t>
      </w:r>
      <w:r>
        <w:rPr>
          <w:spacing w:val="20"/>
        </w:rPr>
        <w:t xml:space="preserve"> </w:t>
      </w:r>
      <w:r>
        <w:t>The</w:t>
      </w:r>
      <w:r>
        <w:rPr>
          <w:spacing w:val="20"/>
        </w:rPr>
        <w:t xml:space="preserve"> </w:t>
      </w:r>
      <w:r>
        <w:t>decomposition</w:t>
      </w:r>
      <w:r>
        <w:rPr>
          <w:spacing w:val="20"/>
        </w:rPr>
        <w:t xml:space="preserve"> </w:t>
      </w:r>
      <w:r>
        <w:t>algorithm</w:t>
      </w:r>
      <w:r>
        <w:rPr>
          <w:spacing w:val="21"/>
        </w:rPr>
        <w:t xml:space="preserve"> </w:t>
      </w:r>
      <w:r>
        <w:t>for</w:t>
      </w:r>
      <w:r>
        <w:rPr>
          <w:spacing w:val="20"/>
        </w:rPr>
        <w:t xml:space="preserve"> </w:t>
      </w:r>
      <w:r>
        <w:t>linear</w:t>
      </w:r>
      <w:r>
        <w:rPr>
          <w:spacing w:val="20"/>
        </w:rPr>
        <w:t xml:space="preserve"> </w:t>
      </w:r>
      <w:r>
        <w:rPr>
          <w:spacing w:val="-2"/>
        </w:rPr>
        <w:t>programming.</w:t>
      </w:r>
    </w:p>
    <w:p w14:paraId="0236FFA5" w14:textId="77777777" w:rsidR="00036C99" w:rsidRDefault="004767C7">
      <w:pPr>
        <w:spacing w:before="13"/>
        <w:ind w:left="140"/>
        <w:rPr>
          <w:sz w:val="24"/>
        </w:rPr>
      </w:pPr>
      <w:r>
        <w:rPr>
          <w:b/>
          <w:sz w:val="24"/>
        </w:rPr>
        <w:t>Operations</w:t>
      </w:r>
      <w:r>
        <w:rPr>
          <w:b/>
          <w:spacing w:val="-9"/>
          <w:sz w:val="24"/>
        </w:rPr>
        <w:t xml:space="preserve"> </w:t>
      </w:r>
      <w:r>
        <w:rPr>
          <w:b/>
          <w:sz w:val="24"/>
        </w:rPr>
        <w:t>Research</w:t>
      </w:r>
      <w:r>
        <w:rPr>
          <w:sz w:val="24"/>
        </w:rPr>
        <w:t>,</w:t>
      </w:r>
      <w:r>
        <w:rPr>
          <w:spacing w:val="-9"/>
          <w:sz w:val="24"/>
        </w:rPr>
        <w:t xml:space="preserve"> </w:t>
      </w:r>
      <w:r>
        <w:rPr>
          <w:sz w:val="24"/>
        </w:rPr>
        <w:t>v.</w:t>
      </w:r>
      <w:r>
        <w:rPr>
          <w:spacing w:val="-8"/>
          <w:sz w:val="24"/>
        </w:rPr>
        <w:t xml:space="preserve"> </w:t>
      </w:r>
      <w:r>
        <w:rPr>
          <w:sz w:val="24"/>
        </w:rPr>
        <w:t>8,</w:t>
      </w:r>
      <w:r>
        <w:rPr>
          <w:spacing w:val="-9"/>
          <w:sz w:val="24"/>
        </w:rPr>
        <w:t xml:space="preserve"> </w:t>
      </w:r>
      <w:r>
        <w:rPr>
          <w:sz w:val="24"/>
        </w:rPr>
        <w:t>n.</w:t>
      </w:r>
      <w:r>
        <w:rPr>
          <w:spacing w:val="-8"/>
          <w:sz w:val="24"/>
        </w:rPr>
        <w:t xml:space="preserve"> </w:t>
      </w:r>
      <w:r>
        <w:rPr>
          <w:sz w:val="24"/>
        </w:rPr>
        <w:t>1,</w:t>
      </w:r>
      <w:r>
        <w:rPr>
          <w:spacing w:val="-9"/>
          <w:sz w:val="24"/>
        </w:rPr>
        <w:t xml:space="preserve"> </w:t>
      </w:r>
      <w:r>
        <w:rPr>
          <w:sz w:val="24"/>
        </w:rPr>
        <w:t>p.</w:t>
      </w:r>
      <w:r>
        <w:rPr>
          <w:spacing w:val="-8"/>
          <w:sz w:val="24"/>
        </w:rPr>
        <w:t xml:space="preserve"> </w:t>
      </w:r>
      <w:r>
        <w:rPr>
          <w:sz w:val="24"/>
        </w:rPr>
        <w:t>101–111,</w:t>
      </w:r>
      <w:r>
        <w:rPr>
          <w:spacing w:val="-9"/>
          <w:sz w:val="24"/>
        </w:rPr>
        <w:t xml:space="preserve"> </w:t>
      </w:r>
      <w:r>
        <w:rPr>
          <w:spacing w:val="-2"/>
          <w:sz w:val="24"/>
        </w:rPr>
        <w:t>1960.</w:t>
      </w:r>
    </w:p>
    <w:p w14:paraId="12FA12AB" w14:textId="77777777" w:rsidR="00036C99" w:rsidRDefault="004767C7">
      <w:pPr>
        <w:pStyle w:val="Corpodetexto"/>
        <w:spacing w:before="206"/>
        <w:ind w:left="31" w:right="29"/>
        <w:jc w:val="center"/>
      </w:pPr>
      <w:bookmarkStart w:id="278" w:name="_bookmark18"/>
      <w:bookmarkEnd w:id="278"/>
      <w:r>
        <w:rPr>
          <w:spacing w:val="-2"/>
        </w:rPr>
        <w:t>DESAULNIERS,</w:t>
      </w:r>
      <w:r>
        <w:rPr>
          <w:spacing w:val="-10"/>
        </w:rPr>
        <w:t xml:space="preserve"> </w:t>
      </w:r>
      <w:r>
        <w:rPr>
          <w:spacing w:val="-2"/>
        </w:rPr>
        <w:t>G.;</w:t>
      </w:r>
      <w:r>
        <w:rPr>
          <w:spacing w:val="-9"/>
        </w:rPr>
        <w:t xml:space="preserve"> </w:t>
      </w:r>
      <w:r>
        <w:rPr>
          <w:spacing w:val="-2"/>
        </w:rPr>
        <w:t>DESROSIERS,</w:t>
      </w:r>
      <w:r>
        <w:rPr>
          <w:spacing w:val="-9"/>
        </w:rPr>
        <w:t xml:space="preserve"> </w:t>
      </w:r>
      <w:r>
        <w:rPr>
          <w:spacing w:val="-2"/>
        </w:rPr>
        <w:t>J.;</w:t>
      </w:r>
      <w:r>
        <w:rPr>
          <w:spacing w:val="-10"/>
        </w:rPr>
        <w:t xml:space="preserve"> </w:t>
      </w:r>
      <w:r>
        <w:rPr>
          <w:spacing w:val="-2"/>
        </w:rPr>
        <w:t>SOLOMON,</w:t>
      </w:r>
      <w:r>
        <w:rPr>
          <w:spacing w:val="-9"/>
        </w:rPr>
        <w:t xml:space="preserve"> </w:t>
      </w:r>
      <w:r>
        <w:rPr>
          <w:spacing w:val="-2"/>
        </w:rPr>
        <w:t>M.</w:t>
      </w:r>
      <w:r>
        <w:rPr>
          <w:spacing w:val="-9"/>
        </w:rPr>
        <w:t xml:space="preserve"> </w:t>
      </w:r>
      <w:r>
        <w:rPr>
          <w:spacing w:val="-2"/>
        </w:rPr>
        <w:t>M.;</w:t>
      </w:r>
      <w:r>
        <w:rPr>
          <w:spacing w:val="-10"/>
        </w:rPr>
        <w:t xml:space="preserve"> </w:t>
      </w:r>
      <w:r>
        <w:rPr>
          <w:spacing w:val="-2"/>
        </w:rPr>
        <w:t>SOUMIS,</w:t>
      </w:r>
      <w:r>
        <w:rPr>
          <w:spacing w:val="-9"/>
        </w:rPr>
        <w:t xml:space="preserve"> </w:t>
      </w:r>
      <w:r>
        <w:rPr>
          <w:spacing w:val="-2"/>
        </w:rPr>
        <w:t>F.</w:t>
      </w:r>
      <w:r>
        <w:rPr>
          <w:spacing w:val="-9"/>
        </w:rPr>
        <w:t xml:space="preserve"> </w:t>
      </w:r>
      <w:r>
        <w:rPr>
          <w:spacing w:val="-2"/>
        </w:rPr>
        <w:t>A</w:t>
      </w:r>
      <w:r>
        <w:rPr>
          <w:spacing w:val="-10"/>
        </w:rPr>
        <w:t xml:space="preserve"> </w:t>
      </w:r>
      <w:r>
        <w:rPr>
          <w:spacing w:val="-2"/>
        </w:rPr>
        <w:t>unified</w:t>
      </w:r>
      <w:r>
        <w:rPr>
          <w:spacing w:val="-9"/>
        </w:rPr>
        <w:t xml:space="preserve"> </w:t>
      </w:r>
      <w:r>
        <w:rPr>
          <w:spacing w:val="-2"/>
        </w:rPr>
        <w:t>framework</w:t>
      </w:r>
    </w:p>
    <w:p w14:paraId="1EAAE6AB" w14:textId="77777777" w:rsidR="00036C99" w:rsidRDefault="004767C7">
      <w:pPr>
        <w:pStyle w:val="Corpodetexto"/>
        <w:spacing w:before="13" w:line="252" w:lineRule="auto"/>
        <w:ind w:left="140"/>
      </w:pPr>
      <w:r>
        <w:t>for deterministic time constrained vehicle routing and crew scheduling problems. In:</w:t>
      </w:r>
      <w:r>
        <w:rPr>
          <w:spacing w:val="35"/>
        </w:rPr>
        <w:t xml:space="preserve"> </w:t>
      </w:r>
      <w:r>
        <w:rPr>
          <w:b/>
        </w:rPr>
        <w:t>Fleet Management and Logistics</w:t>
      </w:r>
      <w:r>
        <w:t>. Boston, MA: Springer US, 1998. p. 57–93.</w:t>
      </w:r>
    </w:p>
    <w:p w14:paraId="1D5FEF9C" w14:textId="77777777" w:rsidR="00036C99" w:rsidRDefault="004767C7">
      <w:pPr>
        <w:pStyle w:val="Corpodetexto"/>
        <w:spacing w:before="191" w:line="252" w:lineRule="auto"/>
        <w:ind w:left="122" w:right="111" w:firstLine="17"/>
        <w:jc w:val="both"/>
      </w:pPr>
      <w:bookmarkStart w:id="279" w:name="_bookmark19"/>
      <w:bookmarkEnd w:id="279"/>
      <w:r>
        <w:t>DESROCHERS,</w:t>
      </w:r>
      <w:r>
        <w:rPr>
          <w:spacing w:val="-6"/>
        </w:rPr>
        <w:t xml:space="preserve"> </w:t>
      </w:r>
      <w:r>
        <w:t>M.;</w:t>
      </w:r>
      <w:r>
        <w:rPr>
          <w:spacing w:val="-6"/>
        </w:rPr>
        <w:t xml:space="preserve"> </w:t>
      </w:r>
      <w:r>
        <w:t>DESROSIERS,</w:t>
      </w:r>
      <w:r>
        <w:rPr>
          <w:spacing w:val="-6"/>
        </w:rPr>
        <w:t xml:space="preserve"> </w:t>
      </w:r>
      <w:r>
        <w:t>J.;</w:t>
      </w:r>
      <w:r>
        <w:rPr>
          <w:spacing w:val="-6"/>
        </w:rPr>
        <w:t xml:space="preserve"> </w:t>
      </w:r>
      <w:r>
        <w:t>SOLOMON,</w:t>
      </w:r>
      <w:r>
        <w:rPr>
          <w:spacing w:val="-6"/>
        </w:rPr>
        <w:t xml:space="preserve"> </w:t>
      </w:r>
      <w:r>
        <w:t>M.</w:t>
      </w:r>
      <w:r>
        <w:rPr>
          <w:spacing w:val="-6"/>
        </w:rPr>
        <w:t xml:space="preserve"> </w:t>
      </w:r>
      <w:r>
        <w:t>M.</w:t>
      </w:r>
      <w:r>
        <w:rPr>
          <w:spacing w:val="-6"/>
        </w:rPr>
        <w:t xml:space="preserve"> </w:t>
      </w:r>
      <w:r>
        <w:t>A</w:t>
      </w:r>
      <w:r>
        <w:rPr>
          <w:spacing w:val="-6"/>
        </w:rPr>
        <w:t xml:space="preserve"> </w:t>
      </w:r>
      <w:r>
        <w:t>new</w:t>
      </w:r>
      <w:r>
        <w:rPr>
          <w:spacing w:val="-6"/>
        </w:rPr>
        <w:t xml:space="preserve"> </w:t>
      </w:r>
      <w:r>
        <w:t>optimization</w:t>
      </w:r>
      <w:r>
        <w:rPr>
          <w:spacing w:val="-6"/>
        </w:rPr>
        <w:t xml:space="preserve"> </w:t>
      </w:r>
      <w:r>
        <w:t>algorithm</w:t>
      </w:r>
      <w:r>
        <w:rPr>
          <w:spacing w:val="-6"/>
        </w:rPr>
        <w:t xml:space="preserve"> </w:t>
      </w:r>
      <w:r>
        <w:t>for the</w:t>
      </w:r>
      <w:r>
        <w:rPr>
          <w:spacing w:val="-7"/>
        </w:rPr>
        <w:t xml:space="preserve"> </w:t>
      </w:r>
      <w:r>
        <w:t>vehicle</w:t>
      </w:r>
      <w:r>
        <w:rPr>
          <w:spacing w:val="-7"/>
        </w:rPr>
        <w:t xml:space="preserve"> </w:t>
      </w:r>
      <w:r>
        <w:t>routing</w:t>
      </w:r>
      <w:r>
        <w:rPr>
          <w:spacing w:val="-7"/>
        </w:rPr>
        <w:t xml:space="preserve"> </w:t>
      </w:r>
      <w:r>
        <w:t>problem</w:t>
      </w:r>
      <w:r>
        <w:rPr>
          <w:spacing w:val="-7"/>
        </w:rPr>
        <w:t xml:space="preserve"> </w:t>
      </w:r>
      <w:r>
        <w:t>with</w:t>
      </w:r>
      <w:r>
        <w:rPr>
          <w:spacing w:val="-7"/>
        </w:rPr>
        <w:t xml:space="preserve"> </w:t>
      </w:r>
      <w:r>
        <w:t>time</w:t>
      </w:r>
      <w:r>
        <w:rPr>
          <w:spacing w:val="-7"/>
        </w:rPr>
        <w:t xml:space="preserve"> </w:t>
      </w:r>
      <w:r>
        <w:t>windows.</w:t>
      </w:r>
      <w:r>
        <w:rPr>
          <w:spacing w:val="-7"/>
        </w:rPr>
        <w:t xml:space="preserve"> </w:t>
      </w:r>
      <w:r>
        <w:rPr>
          <w:b/>
        </w:rPr>
        <w:t>Operations</w:t>
      </w:r>
      <w:r>
        <w:rPr>
          <w:b/>
          <w:spacing w:val="-7"/>
        </w:rPr>
        <w:t xml:space="preserve"> </w:t>
      </w:r>
      <w:r>
        <w:rPr>
          <w:b/>
        </w:rPr>
        <w:t>Research</w:t>
      </w:r>
      <w:r>
        <w:t>,</w:t>
      </w:r>
      <w:r>
        <w:rPr>
          <w:spacing w:val="-7"/>
        </w:rPr>
        <w:t xml:space="preserve"> </w:t>
      </w:r>
      <w:r>
        <w:t>v.</w:t>
      </w:r>
      <w:r>
        <w:rPr>
          <w:spacing w:val="-7"/>
        </w:rPr>
        <w:t xml:space="preserve"> </w:t>
      </w:r>
      <w:r>
        <w:t>40,</w:t>
      </w:r>
      <w:r>
        <w:rPr>
          <w:spacing w:val="-7"/>
        </w:rPr>
        <w:t xml:space="preserve"> </w:t>
      </w:r>
      <w:r>
        <w:t>n.</w:t>
      </w:r>
      <w:r>
        <w:rPr>
          <w:spacing w:val="-7"/>
        </w:rPr>
        <w:t xml:space="preserve"> </w:t>
      </w:r>
      <w:r>
        <w:t>2,</w:t>
      </w:r>
      <w:r>
        <w:rPr>
          <w:spacing w:val="-7"/>
        </w:rPr>
        <w:t xml:space="preserve"> </w:t>
      </w:r>
      <w:r>
        <w:t>p.</w:t>
      </w:r>
      <w:r>
        <w:rPr>
          <w:spacing w:val="-7"/>
        </w:rPr>
        <w:t xml:space="preserve"> </w:t>
      </w:r>
      <w:r>
        <w:t xml:space="preserve">342–354, </w:t>
      </w:r>
      <w:r>
        <w:rPr>
          <w:spacing w:val="-2"/>
        </w:rPr>
        <w:t>1992.</w:t>
      </w:r>
    </w:p>
    <w:p w14:paraId="04780413" w14:textId="77777777" w:rsidR="00036C99" w:rsidRDefault="00036C99">
      <w:pPr>
        <w:pStyle w:val="Corpodetexto"/>
        <w:spacing w:line="252" w:lineRule="auto"/>
        <w:jc w:val="both"/>
        <w:sectPr w:rsidR="00036C99">
          <w:pgSz w:w="11910" w:h="16840"/>
          <w:pgMar w:top="1260" w:right="992" w:bottom="280" w:left="1559" w:header="1034" w:footer="0" w:gutter="0"/>
          <w:cols w:space="720"/>
        </w:sectPr>
      </w:pPr>
    </w:p>
    <w:p w14:paraId="0B40FC8F" w14:textId="77777777" w:rsidR="00036C99" w:rsidRDefault="00036C99">
      <w:pPr>
        <w:pStyle w:val="Corpodetexto"/>
        <w:spacing w:before="165"/>
      </w:pPr>
    </w:p>
    <w:p w14:paraId="5725C181" w14:textId="77777777" w:rsidR="00036C99" w:rsidRDefault="004767C7">
      <w:pPr>
        <w:pStyle w:val="Corpodetexto"/>
        <w:spacing w:line="252" w:lineRule="auto"/>
        <w:ind w:left="140" w:right="143"/>
        <w:jc w:val="both"/>
      </w:pPr>
      <w:bookmarkStart w:id="280" w:name="_bookmark20"/>
      <w:bookmarkEnd w:id="280"/>
      <w:r>
        <w:t>DULLAERT,</w:t>
      </w:r>
      <w:r>
        <w:rPr>
          <w:spacing w:val="-15"/>
        </w:rPr>
        <w:t xml:space="preserve"> </w:t>
      </w:r>
      <w:r>
        <w:t>W.;</w:t>
      </w:r>
      <w:r>
        <w:rPr>
          <w:spacing w:val="-15"/>
        </w:rPr>
        <w:t xml:space="preserve"> </w:t>
      </w:r>
      <w:r>
        <w:t>BRÄYSY,</w:t>
      </w:r>
      <w:r>
        <w:rPr>
          <w:spacing w:val="-15"/>
        </w:rPr>
        <w:t xml:space="preserve"> </w:t>
      </w:r>
      <w:r>
        <w:t>J.;</w:t>
      </w:r>
      <w:r>
        <w:rPr>
          <w:spacing w:val="-15"/>
        </w:rPr>
        <w:t xml:space="preserve"> </w:t>
      </w:r>
      <w:r>
        <w:t>GENDREAU,</w:t>
      </w:r>
      <w:r>
        <w:rPr>
          <w:spacing w:val="-15"/>
        </w:rPr>
        <w:t xml:space="preserve"> </w:t>
      </w:r>
      <w:r>
        <w:t>M.;</w:t>
      </w:r>
      <w:r>
        <w:rPr>
          <w:spacing w:val="-15"/>
        </w:rPr>
        <w:t xml:space="preserve"> </w:t>
      </w:r>
      <w:r>
        <w:t>HASLE,</w:t>
      </w:r>
      <w:r>
        <w:rPr>
          <w:spacing w:val="-15"/>
        </w:rPr>
        <w:t xml:space="preserve"> </w:t>
      </w:r>
      <w:r>
        <w:t>G.</w:t>
      </w:r>
      <w:r>
        <w:rPr>
          <w:spacing w:val="-15"/>
        </w:rPr>
        <w:t xml:space="preserve"> </w:t>
      </w:r>
      <w:r>
        <w:t>New</w:t>
      </w:r>
      <w:r>
        <w:rPr>
          <w:spacing w:val="-15"/>
        </w:rPr>
        <w:t xml:space="preserve"> </w:t>
      </w:r>
      <w:r>
        <w:t>heuristics</w:t>
      </w:r>
      <w:r>
        <w:rPr>
          <w:spacing w:val="-15"/>
        </w:rPr>
        <w:t xml:space="preserve"> </w:t>
      </w:r>
      <w:r>
        <w:t>for</w:t>
      </w:r>
      <w:r>
        <w:rPr>
          <w:spacing w:val="-15"/>
        </w:rPr>
        <w:t xml:space="preserve"> </w:t>
      </w:r>
      <w:r>
        <w:t>the</w:t>
      </w:r>
      <w:r>
        <w:rPr>
          <w:spacing w:val="-15"/>
        </w:rPr>
        <w:t xml:space="preserve"> </w:t>
      </w:r>
      <w:r>
        <w:t>fleet</w:t>
      </w:r>
      <w:r>
        <w:rPr>
          <w:spacing w:val="-15"/>
        </w:rPr>
        <w:t xml:space="preserve"> </w:t>
      </w:r>
      <w:r>
        <w:t xml:space="preserve">size and mix vehicle routing problem with time windows. </w:t>
      </w:r>
      <w:r>
        <w:rPr>
          <w:b/>
        </w:rPr>
        <w:t>Journal of the Operational Research Society</w:t>
      </w:r>
      <w:r>
        <w:t>, Palgrave Macmillan, v. 53, n. 11, p. 1232–1238, 2002.</w:t>
      </w:r>
    </w:p>
    <w:p w14:paraId="5E7D5D9C" w14:textId="77777777" w:rsidR="00036C99" w:rsidRDefault="004767C7">
      <w:pPr>
        <w:pStyle w:val="Corpodetexto"/>
        <w:spacing w:before="190" w:line="252" w:lineRule="auto"/>
        <w:ind w:left="140"/>
      </w:pPr>
      <w:bookmarkStart w:id="281" w:name="_bookmark21"/>
      <w:bookmarkEnd w:id="281"/>
      <w:r>
        <w:t xml:space="preserve">FUGIHARA, M. K.; UTYAMA, M. H. R.; SAMPAIO, M. Vehicle routing with backhauls in retail: A case study. </w:t>
      </w:r>
      <w:r>
        <w:rPr>
          <w:b/>
        </w:rPr>
        <w:t>Case Studies on Transport Policy</w:t>
      </w:r>
      <w:r>
        <w:t>, v. 23, p. 101715, 2026.</w:t>
      </w:r>
    </w:p>
    <w:p w14:paraId="0A7D0B28" w14:textId="77777777" w:rsidR="00036C99" w:rsidRDefault="004767C7">
      <w:pPr>
        <w:pStyle w:val="Corpodetexto"/>
        <w:spacing w:before="190"/>
        <w:ind w:left="140"/>
      </w:pPr>
      <w:bookmarkStart w:id="282" w:name="_bookmark22"/>
      <w:bookmarkEnd w:id="282"/>
      <w:r>
        <w:t>GLOVER,</w:t>
      </w:r>
      <w:r>
        <w:rPr>
          <w:spacing w:val="19"/>
        </w:rPr>
        <w:t xml:space="preserve"> </w:t>
      </w:r>
      <w:r>
        <w:t>F.</w:t>
      </w:r>
      <w:r>
        <w:rPr>
          <w:spacing w:val="20"/>
        </w:rPr>
        <w:t xml:space="preserve"> </w:t>
      </w:r>
      <w:r>
        <w:t>Future</w:t>
      </w:r>
      <w:r>
        <w:rPr>
          <w:spacing w:val="18"/>
        </w:rPr>
        <w:t xml:space="preserve"> </w:t>
      </w:r>
      <w:r>
        <w:t>paths</w:t>
      </w:r>
      <w:r>
        <w:rPr>
          <w:spacing w:val="20"/>
        </w:rPr>
        <w:t xml:space="preserve"> </w:t>
      </w:r>
      <w:r>
        <w:t>for</w:t>
      </w:r>
      <w:r>
        <w:rPr>
          <w:spacing w:val="20"/>
        </w:rPr>
        <w:t xml:space="preserve"> </w:t>
      </w:r>
      <w:r>
        <w:t>integer</w:t>
      </w:r>
      <w:r>
        <w:rPr>
          <w:spacing w:val="18"/>
        </w:rPr>
        <w:t xml:space="preserve"> </w:t>
      </w:r>
      <w:r>
        <w:t>programming</w:t>
      </w:r>
      <w:r>
        <w:rPr>
          <w:spacing w:val="20"/>
        </w:rPr>
        <w:t xml:space="preserve"> </w:t>
      </w:r>
      <w:r>
        <w:t>and</w:t>
      </w:r>
      <w:r>
        <w:rPr>
          <w:spacing w:val="20"/>
        </w:rPr>
        <w:t xml:space="preserve"> </w:t>
      </w:r>
      <w:r>
        <w:t>links</w:t>
      </w:r>
      <w:r>
        <w:rPr>
          <w:spacing w:val="19"/>
        </w:rPr>
        <w:t xml:space="preserve"> </w:t>
      </w:r>
      <w:r>
        <w:t>to</w:t>
      </w:r>
      <w:r>
        <w:rPr>
          <w:spacing w:val="20"/>
        </w:rPr>
        <w:t xml:space="preserve"> </w:t>
      </w:r>
      <w:r>
        <w:t>artificial</w:t>
      </w:r>
      <w:r>
        <w:rPr>
          <w:spacing w:val="19"/>
        </w:rPr>
        <w:t xml:space="preserve"> </w:t>
      </w:r>
      <w:r>
        <w:rPr>
          <w:spacing w:val="-2"/>
        </w:rPr>
        <w:t>intelligence.</w:t>
      </w:r>
    </w:p>
    <w:p w14:paraId="7A21BD11" w14:textId="77777777" w:rsidR="00036C99" w:rsidRDefault="004767C7">
      <w:pPr>
        <w:spacing w:before="13"/>
        <w:ind w:left="140"/>
        <w:rPr>
          <w:sz w:val="24"/>
        </w:rPr>
      </w:pPr>
      <w:r>
        <w:rPr>
          <w:b/>
          <w:sz w:val="24"/>
        </w:rPr>
        <w:t>Computers</w:t>
      </w:r>
      <w:r>
        <w:rPr>
          <w:b/>
          <w:spacing w:val="-9"/>
          <w:sz w:val="24"/>
        </w:rPr>
        <w:t xml:space="preserve"> </w:t>
      </w:r>
      <w:r>
        <w:rPr>
          <w:b/>
          <w:sz w:val="24"/>
        </w:rPr>
        <w:t>&amp;</w:t>
      </w:r>
      <w:r>
        <w:rPr>
          <w:b/>
          <w:spacing w:val="-9"/>
          <w:sz w:val="24"/>
        </w:rPr>
        <w:t xml:space="preserve"> </w:t>
      </w:r>
      <w:r>
        <w:rPr>
          <w:b/>
          <w:sz w:val="24"/>
        </w:rPr>
        <w:t>Operations</w:t>
      </w:r>
      <w:r>
        <w:rPr>
          <w:b/>
          <w:spacing w:val="-8"/>
          <w:sz w:val="24"/>
        </w:rPr>
        <w:t xml:space="preserve"> </w:t>
      </w:r>
      <w:r>
        <w:rPr>
          <w:b/>
          <w:sz w:val="24"/>
        </w:rPr>
        <w:t>Research</w:t>
      </w:r>
      <w:r>
        <w:rPr>
          <w:sz w:val="24"/>
        </w:rPr>
        <w:t>,</w:t>
      </w:r>
      <w:r>
        <w:rPr>
          <w:spacing w:val="-9"/>
          <w:sz w:val="24"/>
        </w:rPr>
        <w:t xml:space="preserve"> </w:t>
      </w:r>
      <w:r>
        <w:rPr>
          <w:sz w:val="24"/>
        </w:rPr>
        <w:t>v.</w:t>
      </w:r>
      <w:r>
        <w:rPr>
          <w:spacing w:val="-8"/>
          <w:sz w:val="24"/>
        </w:rPr>
        <w:t xml:space="preserve"> </w:t>
      </w:r>
      <w:r>
        <w:rPr>
          <w:sz w:val="24"/>
        </w:rPr>
        <w:t>13,</w:t>
      </w:r>
      <w:r>
        <w:rPr>
          <w:spacing w:val="-9"/>
          <w:sz w:val="24"/>
        </w:rPr>
        <w:t xml:space="preserve"> </w:t>
      </w:r>
      <w:r>
        <w:rPr>
          <w:sz w:val="24"/>
        </w:rPr>
        <w:t>n.</w:t>
      </w:r>
      <w:r>
        <w:rPr>
          <w:spacing w:val="-8"/>
          <w:sz w:val="24"/>
        </w:rPr>
        <w:t xml:space="preserve"> </w:t>
      </w:r>
      <w:r>
        <w:rPr>
          <w:sz w:val="24"/>
        </w:rPr>
        <w:t>5,</w:t>
      </w:r>
      <w:r>
        <w:rPr>
          <w:spacing w:val="-9"/>
          <w:sz w:val="24"/>
        </w:rPr>
        <w:t xml:space="preserve"> </w:t>
      </w:r>
      <w:r>
        <w:rPr>
          <w:sz w:val="24"/>
        </w:rPr>
        <w:t>p.</w:t>
      </w:r>
      <w:r>
        <w:rPr>
          <w:spacing w:val="-8"/>
          <w:sz w:val="24"/>
        </w:rPr>
        <w:t xml:space="preserve"> </w:t>
      </w:r>
      <w:r>
        <w:rPr>
          <w:sz w:val="24"/>
        </w:rPr>
        <w:t>533–549,</w:t>
      </w:r>
      <w:r>
        <w:rPr>
          <w:spacing w:val="-9"/>
          <w:sz w:val="24"/>
        </w:rPr>
        <w:t xml:space="preserve"> </w:t>
      </w:r>
      <w:r>
        <w:rPr>
          <w:spacing w:val="-2"/>
          <w:sz w:val="24"/>
        </w:rPr>
        <w:t>1986.</w:t>
      </w:r>
    </w:p>
    <w:p w14:paraId="7B5F3693" w14:textId="77777777" w:rsidR="00036C99" w:rsidRDefault="004767C7">
      <w:pPr>
        <w:spacing w:before="205" w:line="252" w:lineRule="auto"/>
        <w:ind w:left="140"/>
        <w:rPr>
          <w:sz w:val="24"/>
        </w:rPr>
      </w:pPr>
      <w:bookmarkStart w:id="283" w:name="_bookmark23"/>
      <w:bookmarkEnd w:id="283"/>
      <w:r>
        <w:rPr>
          <w:sz w:val="24"/>
        </w:rPr>
        <w:t xml:space="preserve">GLOVER, F.; TAILLARD, E. D.; WERRA, D. de. A user’s guide to tabu search. </w:t>
      </w:r>
      <w:r>
        <w:rPr>
          <w:b/>
          <w:sz w:val="24"/>
        </w:rPr>
        <w:t>Annals of Operations Research</w:t>
      </w:r>
      <w:r>
        <w:rPr>
          <w:sz w:val="24"/>
        </w:rPr>
        <w:t>, v. 41, p. 3–28, 1993.</w:t>
      </w:r>
    </w:p>
    <w:p w14:paraId="0EBD99EB" w14:textId="77777777" w:rsidR="00036C99" w:rsidRDefault="004767C7">
      <w:pPr>
        <w:spacing w:before="191" w:line="252" w:lineRule="auto"/>
        <w:ind w:left="140"/>
        <w:rPr>
          <w:sz w:val="24"/>
        </w:rPr>
      </w:pPr>
      <w:bookmarkStart w:id="284" w:name="_bookmark24"/>
      <w:bookmarkEnd w:id="284"/>
      <w:r>
        <w:rPr>
          <w:sz w:val="24"/>
        </w:rPr>
        <w:t xml:space="preserve">GOLDBARG, M. C.; LUNA, H. P. L. </w:t>
      </w:r>
      <w:r>
        <w:rPr>
          <w:b/>
          <w:sz w:val="24"/>
        </w:rPr>
        <w:t>Otimização Combinatória e Programação Linear: Modelos e Algoritmos</w:t>
      </w:r>
      <w:r>
        <w:rPr>
          <w:sz w:val="24"/>
        </w:rPr>
        <w:t>. Rio de Janeiro: Campus, 2005.</w:t>
      </w:r>
    </w:p>
    <w:p w14:paraId="1AC6913C" w14:textId="77777777" w:rsidR="00036C99" w:rsidRDefault="004767C7">
      <w:pPr>
        <w:spacing w:before="190" w:line="252" w:lineRule="auto"/>
        <w:ind w:left="131" w:firstLine="8"/>
        <w:rPr>
          <w:sz w:val="24"/>
        </w:rPr>
      </w:pPr>
      <w:bookmarkStart w:id="285" w:name="_bookmark25"/>
      <w:bookmarkEnd w:id="285"/>
      <w:r>
        <w:rPr>
          <w:sz w:val="24"/>
        </w:rPr>
        <w:t xml:space="preserve">GOLDEN, B. L.; RAGHAVAN, S.; WASIL, E. A. </w:t>
      </w:r>
      <w:r>
        <w:rPr>
          <w:b/>
          <w:sz w:val="24"/>
        </w:rPr>
        <w:t>The Vehicle Routing Problem: Latest Advances and New Challenges</w:t>
      </w:r>
      <w:r>
        <w:rPr>
          <w:sz w:val="24"/>
        </w:rPr>
        <w:t>. [S.l.]: Springer Science &amp; Business Media, 2008.</w:t>
      </w:r>
    </w:p>
    <w:p w14:paraId="4EBE5B80" w14:textId="77777777" w:rsidR="00036C99" w:rsidRDefault="004767C7">
      <w:pPr>
        <w:pStyle w:val="Corpodetexto"/>
        <w:spacing w:before="191" w:line="252" w:lineRule="auto"/>
        <w:ind w:left="131" w:firstLine="8"/>
      </w:pPr>
      <w:bookmarkStart w:id="286" w:name="_bookmark26"/>
      <w:bookmarkEnd w:id="286"/>
      <w:r>
        <w:rPr>
          <w:spacing w:val="-2"/>
        </w:rPr>
        <w:t xml:space="preserve">Gurobi Optimization,. </w:t>
      </w:r>
      <w:r>
        <w:rPr>
          <w:b/>
          <w:spacing w:val="-2"/>
        </w:rPr>
        <w:t>Downloads</w:t>
      </w:r>
      <w:r>
        <w:rPr>
          <w:spacing w:val="-2"/>
        </w:rPr>
        <w:t xml:space="preserve">. 2026. </w:t>
      </w:r>
      <w:hyperlink r:id="rId22">
        <w:r>
          <w:rPr>
            <w:spacing w:val="-2"/>
          </w:rPr>
          <w:t>&lt;https://www.gurobi.com/product/download-center&gt;</w:t>
        </w:r>
      </w:hyperlink>
      <w:r>
        <w:rPr>
          <w:spacing w:val="-2"/>
        </w:rPr>
        <w:t xml:space="preserve">. </w:t>
      </w:r>
      <w:r>
        <w:t>Acesso em: 2 set. 2026.</w:t>
      </w:r>
    </w:p>
    <w:p w14:paraId="77C919E2" w14:textId="77777777" w:rsidR="00036C99" w:rsidRDefault="004767C7">
      <w:pPr>
        <w:pStyle w:val="Corpodetexto"/>
        <w:spacing w:before="190"/>
        <w:ind w:left="140"/>
      </w:pPr>
      <w:bookmarkStart w:id="287" w:name="_bookmark27"/>
      <w:bookmarkEnd w:id="287"/>
      <w:r>
        <w:t>HIGGINS,</w:t>
      </w:r>
      <w:r>
        <w:rPr>
          <w:spacing w:val="14"/>
        </w:rPr>
        <w:t xml:space="preserve"> </w:t>
      </w:r>
      <w:r>
        <w:t>A.</w:t>
      </w:r>
      <w:r>
        <w:rPr>
          <w:spacing w:val="14"/>
        </w:rPr>
        <w:t xml:space="preserve"> </w:t>
      </w:r>
      <w:r>
        <w:t>J.</w:t>
      </w:r>
      <w:r>
        <w:rPr>
          <w:spacing w:val="15"/>
        </w:rPr>
        <w:t xml:space="preserve"> </w:t>
      </w:r>
      <w:r>
        <w:t>A</w:t>
      </w:r>
      <w:r>
        <w:rPr>
          <w:spacing w:val="14"/>
        </w:rPr>
        <w:t xml:space="preserve"> </w:t>
      </w:r>
      <w:r>
        <w:t>dynamic</w:t>
      </w:r>
      <w:r>
        <w:rPr>
          <w:spacing w:val="15"/>
        </w:rPr>
        <w:t xml:space="preserve"> </w:t>
      </w:r>
      <w:r>
        <w:t>tabu</w:t>
      </w:r>
      <w:r>
        <w:rPr>
          <w:spacing w:val="14"/>
        </w:rPr>
        <w:t xml:space="preserve"> </w:t>
      </w:r>
      <w:r>
        <w:t>search</w:t>
      </w:r>
      <w:r>
        <w:rPr>
          <w:spacing w:val="14"/>
        </w:rPr>
        <w:t xml:space="preserve"> </w:t>
      </w:r>
      <w:r>
        <w:t>for</w:t>
      </w:r>
      <w:r>
        <w:rPr>
          <w:spacing w:val="15"/>
        </w:rPr>
        <w:t xml:space="preserve"> </w:t>
      </w:r>
      <w:r>
        <w:t>large-scale</w:t>
      </w:r>
      <w:r>
        <w:rPr>
          <w:spacing w:val="14"/>
        </w:rPr>
        <w:t xml:space="preserve"> </w:t>
      </w:r>
      <w:r>
        <w:t>generalized</w:t>
      </w:r>
      <w:r>
        <w:rPr>
          <w:spacing w:val="15"/>
        </w:rPr>
        <w:t xml:space="preserve"> </w:t>
      </w:r>
      <w:r>
        <w:t>assignment</w:t>
      </w:r>
      <w:r>
        <w:rPr>
          <w:spacing w:val="14"/>
        </w:rPr>
        <w:t xml:space="preserve"> </w:t>
      </w:r>
      <w:r>
        <w:rPr>
          <w:spacing w:val="-2"/>
        </w:rPr>
        <w:t>problems.</w:t>
      </w:r>
    </w:p>
    <w:p w14:paraId="78F2F1E1" w14:textId="77777777" w:rsidR="00036C99" w:rsidRDefault="004767C7">
      <w:pPr>
        <w:spacing w:before="13"/>
        <w:ind w:left="140"/>
        <w:rPr>
          <w:sz w:val="24"/>
        </w:rPr>
      </w:pPr>
      <w:r>
        <w:rPr>
          <w:b/>
          <w:sz w:val="24"/>
        </w:rPr>
        <w:t>Computers</w:t>
      </w:r>
      <w:r>
        <w:rPr>
          <w:b/>
          <w:spacing w:val="-9"/>
          <w:sz w:val="24"/>
        </w:rPr>
        <w:t xml:space="preserve"> </w:t>
      </w:r>
      <w:r>
        <w:rPr>
          <w:b/>
          <w:sz w:val="24"/>
        </w:rPr>
        <w:t>&amp;</w:t>
      </w:r>
      <w:r>
        <w:rPr>
          <w:b/>
          <w:spacing w:val="-9"/>
          <w:sz w:val="24"/>
        </w:rPr>
        <w:t xml:space="preserve"> </w:t>
      </w:r>
      <w:r>
        <w:rPr>
          <w:b/>
          <w:sz w:val="24"/>
        </w:rPr>
        <w:t>Operations</w:t>
      </w:r>
      <w:r>
        <w:rPr>
          <w:b/>
          <w:spacing w:val="-9"/>
          <w:sz w:val="24"/>
        </w:rPr>
        <w:t xml:space="preserve"> </w:t>
      </w:r>
      <w:r>
        <w:rPr>
          <w:b/>
          <w:sz w:val="24"/>
        </w:rPr>
        <w:t>Research</w:t>
      </w:r>
      <w:r>
        <w:rPr>
          <w:sz w:val="24"/>
        </w:rPr>
        <w:t>,</w:t>
      </w:r>
      <w:r>
        <w:rPr>
          <w:spacing w:val="-9"/>
          <w:sz w:val="24"/>
        </w:rPr>
        <w:t xml:space="preserve"> </w:t>
      </w:r>
      <w:r>
        <w:rPr>
          <w:sz w:val="24"/>
        </w:rPr>
        <w:t>v.</w:t>
      </w:r>
      <w:r>
        <w:rPr>
          <w:spacing w:val="-9"/>
          <w:sz w:val="24"/>
        </w:rPr>
        <w:t xml:space="preserve"> </w:t>
      </w:r>
      <w:r>
        <w:rPr>
          <w:sz w:val="24"/>
        </w:rPr>
        <w:t>28,</w:t>
      </w:r>
      <w:r>
        <w:rPr>
          <w:spacing w:val="-9"/>
          <w:sz w:val="24"/>
        </w:rPr>
        <w:t xml:space="preserve"> </w:t>
      </w:r>
      <w:r>
        <w:rPr>
          <w:sz w:val="24"/>
        </w:rPr>
        <w:t>n.</w:t>
      </w:r>
      <w:r>
        <w:rPr>
          <w:spacing w:val="-9"/>
          <w:sz w:val="24"/>
        </w:rPr>
        <w:t xml:space="preserve"> </w:t>
      </w:r>
      <w:r>
        <w:rPr>
          <w:sz w:val="24"/>
        </w:rPr>
        <w:t>10,</w:t>
      </w:r>
      <w:r>
        <w:rPr>
          <w:spacing w:val="-9"/>
          <w:sz w:val="24"/>
        </w:rPr>
        <w:t xml:space="preserve"> </w:t>
      </w:r>
      <w:r>
        <w:rPr>
          <w:sz w:val="24"/>
        </w:rPr>
        <w:t>p.</w:t>
      </w:r>
      <w:r>
        <w:rPr>
          <w:spacing w:val="-8"/>
          <w:sz w:val="24"/>
        </w:rPr>
        <w:t xml:space="preserve"> </w:t>
      </w:r>
      <w:r>
        <w:rPr>
          <w:sz w:val="24"/>
        </w:rPr>
        <w:t>1039–1048,</w:t>
      </w:r>
      <w:r>
        <w:rPr>
          <w:spacing w:val="-9"/>
          <w:sz w:val="24"/>
        </w:rPr>
        <w:t xml:space="preserve"> </w:t>
      </w:r>
      <w:r>
        <w:rPr>
          <w:spacing w:val="-2"/>
          <w:sz w:val="24"/>
        </w:rPr>
        <w:t>2001.</w:t>
      </w:r>
    </w:p>
    <w:p w14:paraId="1B362B78" w14:textId="77777777" w:rsidR="00036C99" w:rsidRDefault="004767C7">
      <w:pPr>
        <w:spacing w:before="205" w:line="252" w:lineRule="auto"/>
        <w:ind w:left="140" w:right="112"/>
        <w:rPr>
          <w:sz w:val="24"/>
        </w:rPr>
      </w:pPr>
      <w:bookmarkStart w:id="288" w:name="_bookmark28"/>
      <w:bookmarkEnd w:id="288"/>
      <w:r>
        <w:rPr>
          <w:sz w:val="24"/>
        </w:rPr>
        <w:t xml:space="preserve">HILLIER, F. S.; LIEBERMAN, G. J. </w:t>
      </w:r>
      <w:r>
        <w:rPr>
          <w:b/>
          <w:sz w:val="24"/>
        </w:rPr>
        <w:t>Introdução à Pesquisa Operacional</w:t>
      </w:r>
      <w:r>
        <w:rPr>
          <w:sz w:val="24"/>
        </w:rPr>
        <w:t>. 9. ed. São Paulo: McGraw-Hill, 2013.</w:t>
      </w:r>
    </w:p>
    <w:p w14:paraId="082E4F46" w14:textId="77777777" w:rsidR="00036C99" w:rsidRDefault="004767C7">
      <w:pPr>
        <w:pStyle w:val="Corpodetexto"/>
        <w:spacing w:before="191" w:line="252" w:lineRule="auto"/>
        <w:ind w:left="134" w:firstLine="5"/>
      </w:pPr>
      <w:bookmarkStart w:id="289" w:name="_bookmark29"/>
      <w:bookmarkEnd w:id="289"/>
      <w:r>
        <w:t>ILABACA, A.; PAREDES-BELMAR, G.; CRAWFORD, B. Problema de roteamento de veículos</w:t>
      </w:r>
      <w:r>
        <w:rPr>
          <w:spacing w:val="-5"/>
        </w:rPr>
        <w:t xml:space="preserve"> </w:t>
      </w:r>
      <w:r>
        <w:t>e</w:t>
      </w:r>
      <w:r>
        <w:rPr>
          <w:spacing w:val="-5"/>
        </w:rPr>
        <w:t xml:space="preserve"> </w:t>
      </w:r>
      <w:r>
        <w:t>atribuição</w:t>
      </w:r>
      <w:r>
        <w:rPr>
          <w:spacing w:val="-5"/>
        </w:rPr>
        <w:t xml:space="preserve"> </w:t>
      </w:r>
      <w:r>
        <w:t>de</w:t>
      </w:r>
      <w:r>
        <w:rPr>
          <w:spacing w:val="-5"/>
        </w:rPr>
        <w:t xml:space="preserve"> </w:t>
      </w:r>
      <w:r>
        <w:t>tripulação</w:t>
      </w:r>
      <w:r>
        <w:rPr>
          <w:spacing w:val="-5"/>
        </w:rPr>
        <w:t xml:space="preserve"> </w:t>
      </w:r>
      <w:r>
        <w:t>com</w:t>
      </w:r>
      <w:r>
        <w:rPr>
          <w:spacing w:val="-5"/>
        </w:rPr>
        <w:t xml:space="preserve"> </w:t>
      </w:r>
      <w:r>
        <w:t>a</w:t>
      </w:r>
      <w:r>
        <w:rPr>
          <w:spacing w:val="-5"/>
        </w:rPr>
        <w:t xml:space="preserve"> </w:t>
      </w:r>
      <w:r>
        <w:t>consideração</w:t>
      </w:r>
      <w:r>
        <w:rPr>
          <w:spacing w:val="-5"/>
        </w:rPr>
        <w:t xml:space="preserve"> </w:t>
      </w:r>
      <w:r>
        <w:t>de</w:t>
      </w:r>
      <w:r>
        <w:rPr>
          <w:spacing w:val="-5"/>
        </w:rPr>
        <w:t xml:space="preserve"> </w:t>
      </w:r>
      <w:r>
        <w:t>tempo</w:t>
      </w:r>
      <w:r>
        <w:rPr>
          <w:spacing w:val="-5"/>
        </w:rPr>
        <w:t xml:space="preserve"> </w:t>
      </w:r>
      <w:r>
        <w:t>de</w:t>
      </w:r>
      <w:r>
        <w:rPr>
          <w:spacing w:val="-5"/>
        </w:rPr>
        <w:t xml:space="preserve"> </w:t>
      </w:r>
      <w:r>
        <w:t>viagem</w:t>
      </w:r>
      <w:r>
        <w:rPr>
          <w:spacing w:val="-5"/>
        </w:rPr>
        <w:t xml:space="preserve"> </w:t>
      </w:r>
      <w:r>
        <w:t>e</w:t>
      </w:r>
      <w:r>
        <w:rPr>
          <w:spacing w:val="-5"/>
        </w:rPr>
        <w:t xml:space="preserve"> </w:t>
      </w:r>
      <w:r>
        <w:t>tempo</w:t>
      </w:r>
      <w:r>
        <w:rPr>
          <w:spacing w:val="-5"/>
        </w:rPr>
        <w:t xml:space="preserve"> </w:t>
      </w:r>
      <w:r>
        <w:t>de</w:t>
      </w:r>
      <w:r>
        <w:rPr>
          <w:spacing w:val="-5"/>
        </w:rPr>
        <w:t xml:space="preserve"> </w:t>
      </w:r>
      <w:r>
        <w:t xml:space="preserve">serviço dependentes do tempo. </w:t>
      </w:r>
      <w:r>
        <w:rPr>
          <w:b/>
        </w:rPr>
        <w:t>IEEE Access</w:t>
      </w:r>
      <w:r>
        <w:t>, v. 13, p. 206862–206882, 2025.</w:t>
      </w:r>
    </w:p>
    <w:p w14:paraId="73A3D824" w14:textId="77777777" w:rsidR="00036C99" w:rsidRDefault="004767C7">
      <w:pPr>
        <w:spacing w:before="189" w:line="252" w:lineRule="auto"/>
        <w:ind w:left="132" w:firstLine="7"/>
        <w:rPr>
          <w:sz w:val="24"/>
        </w:rPr>
      </w:pPr>
      <w:bookmarkStart w:id="290" w:name="_bookmark30"/>
      <w:bookmarkEnd w:id="290"/>
      <w:r>
        <w:rPr>
          <w:sz w:val="24"/>
        </w:rPr>
        <w:t>JUNIOR, D. P. A. Otimização do transporte de trabalhadores de uma indústria na região</w:t>
      </w:r>
      <w:r>
        <w:rPr>
          <w:spacing w:val="40"/>
          <w:sz w:val="24"/>
        </w:rPr>
        <w:t xml:space="preserve"> </w:t>
      </w:r>
      <w:r>
        <w:rPr>
          <w:sz w:val="24"/>
        </w:rPr>
        <w:t>metropolitana de fortaleza. In:</w:t>
      </w:r>
      <w:r>
        <w:rPr>
          <w:spacing w:val="40"/>
          <w:sz w:val="24"/>
        </w:rPr>
        <w:t xml:space="preserve"> </w:t>
      </w:r>
      <w:r>
        <w:rPr>
          <w:b/>
          <w:sz w:val="24"/>
        </w:rPr>
        <w:t>Anais do XXX Congresso Nacional de Pesquisa em</w:t>
      </w:r>
      <w:r>
        <w:rPr>
          <w:b/>
          <w:spacing w:val="80"/>
          <w:sz w:val="24"/>
        </w:rPr>
        <w:t xml:space="preserve"> </w:t>
      </w:r>
      <w:r>
        <w:rPr>
          <w:b/>
          <w:sz w:val="24"/>
        </w:rPr>
        <w:t>Transporte da ANPET</w:t>
      </w:r>
      <w:r>
        <w:rPr>
          <w:sz w:val="24"/>
        </w:rPr>
        <w:t>. Rio de Janeiro: [s.n.], 2016.</w:t>
      </w:r>
    </w:p>
    <w:p w14:paraId="6FA7C141" w14:textId="77777777" w:rsidR="00036C99" w:rsidRDefault="004767C7">
      <w:pPr>
        <w:pStyle w:val="Corpodetexto"/>
        <w:spacing w:before="190" w:line="252" w:lineRule="auto"/>
        <w:ind w:left="131" w:firstLine="8"/>
      </w:pPr>
      <w:bookmarkStart w:id="291" w:name="_bookmark31"/>
      <w:bookmarkEnd w:id="291"/>
      <w:r>
        <w:t xml:space="preserve">KOLEN, A. W. J.; KAN, A. H. G. R.; TRIENEKENS, H. W. J. M. Vehicle routing with time windows. </w:t>
      </w:r>
      <w:r>
        <w:rPr>
          <w:b/>
        </w:rPr>
        <w:t>Operations Research</w:t>
      </w:r>
      <w:r>
        <w:t>, v. 35, n. 2, p. 266–273, 1987.</w:t>
      </w:r>
    </w:p>
    <w:p w14:paraId="11ADD546" w14:textId="77777777" w:rsidR="00036C99" w:rsidRDefault="004767C7">
      <w:pPr>
        <w:pStyle w:val="Corpodetexto"/>
        <w:spacing w:before="190"/>
        <w:ind w:left="140"/>
      </w:pPr>
      <w:bookmarkStart w:id="292" w:name="_bookmark32"/>
      <w:bookmarkEnd w:id="292"/>
      <w:r>
        <w:rPr>
          <w:spacing w:val="-2"/>
        </w:rPr>
        <w:t>LAPORTE,</w:t>
      </w:r>
      <w:r>
        <w:rPr>
          <w:spacing w:val="-6"/>
        </w:rPr>
        <w:t xml:space="preserve"> </w:t>
      </w:r>
      <w:r>
        <w:rPr>
          <w:spacing w:val="-2"/>
        </w:rPr>
        <w:t>G.</w:t>
      </w:r>
      <w:r>
        <w:rPr>
          <w:spacing w:val="-5"/>
        </w:rPr>
        <w:t xml:space="preserve"> </w:t>
      </w:r>
      <w:r>
        <w:rPr>
          <w:spacing w:val="-2"/>
        </w:rPr>
        <w:t>The</w:t>
      </w:r>
      <w:r>
        <w:rPr>
          <w:spacing w:val="-6"/>
        </w:rPr>
        <w:t xml:space="preserve"> </w:t>
      </w:r>
      <w:r>
        <w:rPr>
          <w:spacing w:val="-2"/>
        </w:rPr>
        <w:t>vehicle</w:t>
      </w:r>
      <w:r>
        <w:rPr>
          <w:spacing w:val="-5"/>
        </w:rPr>
        <w:t xml:space="preserve"> </w:t>
      </w:r>
      <w:r>
        <w:rPr>
          <w:spacing w:val="-2"/>
        </w:rPr>
        <w:t>routing</w:t>
      </w:r>
      <w:r>
        <w:rPr>
          <w:spacing w:val="-6"/>
        </w:rPr>
        <w:t xml:space="preserve"> </w:t>
      </w:r>
      <w:r>
        <w:rPr>
          <w:spacing w:val="-2"/>
        </w:rPr>
        <w:t>problem:</w:t>
      </w:r>
      <w:r>
        <w:rPr>
          <w:spacing w:val="9"/>
        </w:rPr>
        <w:t xml:space="preserve"> </w:t>
      </w:r>
      <w:r>
        <w:rPr>
          <w:spacing w:val="-2"/>
        </w:rPr>
        <w:t>An</w:t>
      </w:r>
      <w:r>
        <w:rPr>
          <w:spacing w:val="-6"/>
        </w:rPr>
        <w:t xml:space="preserve"> </w:t>
      </w:r>
      <w:r>
        <w:rPr>
          <w:spacing w:val="-2"/>
        </w:rPr>
        <w:t>overview</w:t>
      </w:r>
      <w:r>
        <w:rPr>
          <w:spacing w:val="-5"/>
        </w:rPr>
        <w:t xml:space="preserve"> </w:t>
      </w:r>
      <w:r>
        <w:rPr>
          <w:spacing w:val="-2"/>
        </w:rPr>
        <w:t>of</w:t>
      </w:r>
      <w:r>
        <w:rPr>
          <w:spacing w:val="-6"/>
        </w:rPr>
        <w:t xml:space="preserve"> </w:t>
      </w:r>
      <w:r>
        <w:rPr>
          <w:spacing w:val="-2"/>
        </w:rPr>
        <w:t>exact</w:t>
      </w:r>
      <w:r>
        <w:rPr>
          <w:spacing w:val="-5"/>
        </w:rPr>
        <w:t xml:space="preserve"> </w:t>
      </w:r>
      <w:r>
        <w:rPr>
          <w:spacing w:val="-2"/>
        </w:rPr>
        <w:t>and</w:t>
      </w:r>
      <w:r>
        <w:rPr>
          <w:spacing w:val="-6"/>
        </w:rPr>
        <w:t xml:space="preserve"> </w:t>
      </w:r>
      <w:r>
        <w:rPr>
          <w:spacing w:val="-2"/>
        </w:rPr>
        <w:t>approximate</w:t>
      </w:r>
      <w:r>
        <w:rPr>
          <w:spacing w:val="-5"/>
        </w:rPr>
        <w:t xml:space="preserve"> </w:t>
      </w:r>
      <w:r>
        <w:rPr>
          <w:spacing w:val="-2"/>
        </w:rPr>
        <w:t>algorithms.</w:t>
      </w:r>
    </w:p>
    <w:p w14:paraId="54DB9F3E" w14:textId="77777777" w:rsidR="00036C99" w:rsidRDefault="004767C7">
      <w:pPr>
        <w:spacing w:before="13"/>
        <w:ind w:left="140"/>
        <w:rPr>
          <w:sz w:val="24"/>
        </w:rPr>
      </w:pPr>
      <w:r>
        <w:rPr>
          <w:b/>
          <w:sz w:val="24"/>
        </w:rPr>
        <w:t>European</w:t>
      </w:r>
      <w:r>
        <w:rPr>
          <w:b/>
          <w:spacing w:val="-10"/>
          <w:sz w:val="24"/>
        </w:rPr>
        <w:t xml:space="preserve"> </w:t>
      </w:r>
      <w:r>
        <w:rPr>
          <w:b/>
          <w:sz w:val="24"/>
        </w:rPr>
        <w:t>Journal</w:t>
      </w:r>
      <w:r>
        <w:rPr>
          <w:b/>
          <w:spacing w:val="-10"/>
          <w:sz w:val="24"/>
        </w:rPr>
        <w:t xml:space="preserve"> </w:t>
      </w:r>
      <w:r>
        <w:rPr>
          <w:b/>
          <w:sz w:val="24"/>
        </w:rPr>
        <w:t>of</w:t>
      </w:r>
      <w:r>
        <w:rPr>
          <w:b/>
          <w:spacing w:val="-10"/>
          <w:sz w:val="24"/>
        </w:rPr>
        <w:t xml:space="preserve"> </w:t>
      </w:r>
      <w:r>
        <w:rPr>
          <w:b/>
          <w:sz w:val="24"/>
        </w:rPr>
        <w:t>Operational</w:t>
      </w:r>
      <w:r>
        <w:rPr>
          <w:b/>
          <w:spacing w:val="-9"/>
          <w:sz w:val="24"/>
        </w:rPr>
        <w:t xml:space="preserve"> </w:t>
      </w:r>
      <w:r>
        <w:rPr>
          <w:b/>
          <w:sz w:val="24"/>
        </w:rPr>
        <w:t>Research</w:t>
      </w:r>
      <w:r>
        <w:rPr>
          <w:sz w:val="24"/>
        </w:rPr>
        <w:t>,</w:t>
      </w:r>
      <w:r>
        <w:rPr>
          <w:spacing w:val="-10"/>
          <w:sz w:val="24"/>
        </w:rPr>
        <w:t xml:space="preserve"> </w:t>
      </w:r>
      <w:r>
        <w:rPr>
          <w:sz w:val="24"/>
        </w:rPr>
        <w:t>v.</w:t>
      </w:r>
      <w:r>
        <w:rPr>
          <w:spacing w:val="-10"/>
          <w:sz w:val="24"/>
        </w:rPr>
        <w:t xml:space="preserve"> </w:t>
      </w:r>
      <w:r>
        <w:rPr>
          <w:sz w:val="24"/>
        </w:rPr>
        <w:t>59,</w:t>
      </w:r>
      <w:r>
        <w:rPr>
          <w:spacing w:val="-9"/>
          <w:sz w:val="24"/>
        </w:rPr>
        <w:t xml:space="preserve"> </w:t>
      </w:r>
      <w:r>
        <w:rPr>
          <w:sz w:val="24"/>
        </w:rPr>
        <w:t>n.</w:t>
      </w:r>
      <w:r>
        <w:rPr>
          <w:spacing w:val="-10"/>
          <w:sz w:val="24"/>
        </w:rPr>
        <w:t xml:space="preserve"> </w:t>
      </w:r>
      <w:r>
        <w:rPr>
          <w:sz w:val="24"/>
        </w:rPr>
        <w:t>3,</w:t>
      </w:r>
      <w:r>
        <w:rPr>
          <w:spacing w:val="-10"/>
          <w:sz w:val="24"/>
        </w:rPr>
        <w:t xml:space="preserve"> </w:t>
      </w:r>
      <w:r>
        <w:rPr>
          <w:sz w:val="24"/>
        </w:rPr>
        <w:t>p.</w:t>
      </w:r>
      <w:r>
        <w:rPr>
          <w:spacing w:val="-10"/>
          <w:sz w:val="24"/>
        </w:rPr>
        <w:t xml:space="preserve"> </w:t>
      </w:r>
      <w:r>
        <w:rPr>
          <w:sz w:val="24"/>
        </w:rPr>
        <w:t>345–358,</w:t>
      </w:r>
      <w:r>
        <w:rPr>
          <w:spacing w:val="-9"/>
          <w:sz w:val="24"/>
        </w:rPr>
        <w:t xml:space="preserve"> </w:t>
      </w:r>
      <w:r>
        <w:rPr>
          <w:spacing w:val="-2"/>
          <w:sz w:val="24"/>
        </w:rPr>
        <w:t>1992.</w:t>
      </w:r>
    </w:p>
    <w:p w14:paraId="0878EBF0" w14:textId="77777777" w:rsidR="00036C99" w:rsidRDefault="004767C7">
      <w:pPr>
        <w:spacing w:before="205" w:line="252" w:lineRule="auto"/>
        <w:ind w:left="140"/>
        <w:rPr>
          <w:sz w:val="24"/>
        </w:rPr>
      </w:pPr>
      <w:bookmarkStart w:id="293" w:name="_bookmark33"/>
      <w:bookmarkEnd w:id="293"/>
      <w:r>
        <w:rPr>
          <w:sz w:val="24"/>
        </w:rPr>
        <w:t>MENDES,</w:t>
      </w:r>
      <w:r>
        <w:rPr>
          <w:spacing w:val="-12"/>
          <w:sz w:val="24"/>
        </w:rPr>
        <w:t xml:space="preserve"> </w:t>
      </w:r>
      <w:r>
        <w:rPr>
          <w:sz w:val="24"/>
        </w:rPr>
        <w:t>G.</w:t>
      </w:r>
      <w:r>
        <w:rPr>
          <w:spacing w:val="-12"/>
          <w:sz w:val="24"/>
        </w:rPr>
        <w:t xml:space="preserve"> </w:t>
      </w:r>
      <w:r>
        <w:rPr>
          <w:sz w:val="24"/>
        </w:rPr>
        <w:t>S.;</w:t>
      </w:r>
      <w:r>
        <w:rPr>
          <w:spacing w:val="-11"/>
          <w:sz w:val="24"/>
        </w:rPr>
        <w:t xml:space="preserve"> </w:t>
      </w:r>
      <w:r>
        <w:rPr>
          <w:sz w:val="24"/>
        </w:rPr>
        <w:t>BARBOSA,</w:t>
      </w:r>
      <w:r>
        <w:rPr>
          <w:spacing w:val="-11"/>
          <w:sz w:val="24"/>
        </w:rPr>
        <w:t xml:space="preserve"> </w:t>
      </w:r>
      <w:r>
        <w:rPr>
          <w:sz w:val="24"/>
        </w:rPr>
        <w:t>A.</w:t>
      </w:r>
      <w:r>
        <w:rPr>
          <w:spacing w:val="-12"/>
          <w:sz w:val="24"/>
        </w:rPr>
        <w:t xml:space="preserve"> </w:t>
      </w:r>
      <w:r>
        <w:rPr>
          <w:sz w:val="24"/>
        </w:rPr>
        <w:t>Q.</w:t>
      </w:r>
      <w:r>
        <w:rPr>
          <w:spacing w:val="-12"/>
          <w:sz w:val="24"/>
        </w:rPr>
        <w:t xml:space="preserve"> </w:t>
      </w:r>
      <w:r>
        <w:rPr>
          <w:b/>
          <w:sz w:val="24"/>
        </w:rPr>
        <w:t>Roteirização</w:t>
      </w:r>
      <w:r>
        <w:rPr>
          <w:b/>
          <w:spacing w:val="-12"/>
          <w:sz w:val="24"/>
        </w:rPr>
        <w:t xml:space="preserve"> </w:t>
      </w:r>
      <w:r>
        <w:rPr>
          <w:b/>
          <w:sz w:val="24"/>
        </w:rPr>
        <w:t>de</w:t>
      </w:r>
      <w:r>
        <w:rPr>
          <w:b/>
          <w:spacing w:val="-12"/>
          <w:sz w:val="24"/>
        </w:rPr>
        <w:t xml:space="preserve"> </w:t>
      </w:r>
      <w:r>
        <w:rPr>
          <w:b/>
          <w:sz w:val="24"/>
        </w:rPr>
        <w:t>Transportes</w:t>
      </w:r>
      <w:r>
        <w:rPr>
          <w:sz w:val="24"/>
        </w:rPr>
        <w:t>.</w:t>
      </w:r>
      <w:r>
        <w:rPr>
          <w:spacing w:val="-12"/>
          <w:sz w:val="24"/>
        </w:rPr>
        <w:t xml:space="preserve"> </w:t>
      </w:r>
      <w:r>
        <w:rPr>
          <w:sz w:val="24"/>
        </w:rPr>
        <w:t>[S.l.]: Editora</w:t>
      </w:r>
      <w:r>
        <w:rPr>
          <w:spacing w:val="-11"/>
          <w:sz w:val="24"/>
        </w:rPr>
        <w:t xml:space="preserve"> </w:t>
      </w:r>
      <w:r>
        <w:rPr>
          <w:sz w:val="24"/>
        </w:rPr>
        <w:t xml:space="preserve">Intersaberes, </w:t>
      </w:r>
      <w:r>
        <w:rPr>
          <w:spacing w:val="-2"/>
          <w:sz w:val="24"/>
        </w:rPr>
        <w:t>2022.</w:t>
      </w:r>
    </w:p>
    <w:p w14:paraId="22000492" w14:textId="77777777" w:rsidR="00036C99" w:rsidRDefault="004767C7">
      <w:pPr>
        <w:spacing w:before="190" w:line="252" w:lineRule="auto"/>
        <w:ind w:left="140"/>
        <w:rPr>
          <w:sz w:val="24"/>
        </w:rPr>
      </w:pPr>
      <w:bookmarkStart w:id="294" w:name="_bookmark34"/>
      <w:bookmarkEnd w:id="294"/>
      <w:r>
        <w:rPr>
          <w:sz w:val="24"/>
        </w:rPr>
        <w:t xml:space="preserve">OWEN, S. H.; DASKIN, M. S. Strategic facility location: A review. </w:t>
      </w:r>
      <w:r>
        <w:rPr>
          <w:b/>
          <w:sz w:val="24"/>
        </w:rPr>
        <w:t>European Journal of Operational Research</w:t>
      </w:r>
      <w:r>
        <w:rPr>
          <w:sz w:val="24"/>
        </w:rPr>
        <w:t>, Elsevier, v. 111, n. 3, p. 423–447, 1998.</w:t>
      </w:r>
    </w:p>
    <w:p w14:paraId="75BC1939" w14:textId="77777777" w:rsidR="00036C99" w:rsidRDefault="004767C7">
      <w:pPr>
        <w:pStyle w:val="Corpodetexto"/>
        <w:spacing w:before="191" w:line="252" w:lineRule="auto"/>
        <w:ind w:left="140"/>
      </w:pPr>
      <w:bookmarkStart w:id="295" w:name="_bookmark35"/>
      <w:bookmarkEnd w:id="295"/>
      <w:r>
        <w:t>ROSENKRANTZ,</w:t>
      </w:r>
      <w:r>
        <w:rPr>
          <w:spacing w:val="-10"/>
        </w:rPr>
        <w:t xml:space="preserve"> </w:t>
      </w:r>
      <w:r>
        <w:t>D.</w:t>
      </w:r>
      <w:r>
        <w:rPr>
          <w:spacing w:val="-10"/>
        </w:rPr>
        <w:t xml:space="preserve"> </w:t>
      </w:r>
      <w:r>
        <w:t>J.;</w:t>
      </w:r>
      <w:r>
        <w:rPr>
          <w:spacing w:val="-10"/>
        </w:rPr>
        <w:t xml:space="preserve"> </w:t>
      </w:r>
      <w:r>
        <w:t>STEARNS,</w:t>
      </w:r>
      <w:r>
        <w:rPr>
          <w:spacing w:val="-10"/>
        </w:rPr>
        <w:t xml:space="preserve"> </w:t>
      </w:r>
      <w:r>
        <w:t>R.</w:t>
      </w:r>
      <w:r>
        <w:rPr>
          <w:spacing w:val="-10"/>
        </w:rPr>
        <w:t xml:space="preserve"> </w:t>
      </w:r>
      <w:r>
        <w:t>E.;</w:t>
      </w:r>
      <w:r>
        <w:rPr>
          <w:spacing w:val="-10"/>
        </w:rPr>
        <w:t xml:space="preserve"> </w:t>
      </w:r>
      <w:r>
        <w:t>II,</w:t>
      </w:r>
      <w:r>
        <w:rPr>
          <w:spacing w:val="-10"/>
        </w:rPr>
        <w:t xml:space="preserve"> </w:t>
      </w:r>
      <w:r>
        <w:t>P.</w:t>
      </w:r>
      <w:r>
        <w:rPr>
          <w:spacing w:val="-10"/>
        </w:rPr>
        <w:t xml:space="preserve"> </w:t>
      </w:r>
      <w:r>
        <w:t>M.</w:t>
      </w:r>
      <w:r>
        <w:rPr>
          <w:spacing w:val="-10"/>
        </w:rPr>
        <w:t xml:space="preserve"> </w:t>
      </w:r>
      <w:r>
        <w:t>L.</w:t>
      </w:r>
      <w:r>
        <w:rPr>
          <w:spacing w:val="-10"/>
        </w:rPr>
        <w:t xml:space="preserve"> </w:t>
      </w:r>
      <w:r>
        <w:t>An</w:t>
      </w:r>
      <w:r>
        <w:rPr>
          <w:spacing w:val="-10"/>
        </w:rPr>
        <w:t xml:space="preserve"> </w:t>
      </w:r>
      <w:r>
        <w:t>analysis</w:t>
      </w:r>
      <w:r>
        <w:rPr>
          <w:spacing w:val="-10"/>
        </w:rPr>
        <w:t xml:space="preserve"> </w:t>
      </w:r>
      <w:r>
        <w:t>of</w:t>
      </w:r>
      <w:r>
        <w:rPr>
          <w:spacing w:val="-10"/>
        </w:rPr>
        <w:t xml:space="preserve"> </w:t>
      </w:r>
      <w:r>
        <w:t>several</w:t>
      </w:r>
      <w:r>
        <w:rPr>
          <w:spacing w:val="-10"/>
        </w:rPr>
        <w:t xml:space="preserve"> </w:t>
      </w:r>
      <w:r>
        <w:t>heuristics</w:t>
      </w:r>
      <w:r>
        <w:rPr>
          <w:spacing w:val="-10"/>
        </w:rPr>
        <w:t xml:space="preserve"> </w:t>
      </w:r>
      <w:r>
        <w:t>for</w:t>
      </w:r>
      <w:r>
        <w:rPr>
          <w:spacing w:val="-10"/>
        </w:rPr>
        <w:t xml:space="preserve"> </w:t>
      </w:r>
      <w:r>
        <w:t xml:space="preserve">the traveling salesman problem. </w:t>
      </w:r>
      <w:r>
        <w:rPr>
          <w:b/>
        </w:rPr>
        <w:t>SIAM Journal on Computing</w:t>
      </w:r>
      <w:r>
        <w:t>, v. 6, n. 3, p. 563–581, 1977.</w:t>
      </w:r>
    </w:p>
    <w:p w14:paraId="4C2084C9" w14:textId="77777777" w:rsidR="00036C99" w:rsidRDefault="004767C7">
      <w:pPr>
        <w:spacing w:before="190" w:line="252" w:lineRule="auto"/>
        <w:ind w:left="140"/>
        <w:rPr>
          <w:sz w:val="24"/>
        </w:rPr>
      </w:pPr>
      <w:bookmarkStart w:id="296" w:name="_bookmark36"/>
      <w:bookmarkEnd w:id="296"/>
      <w:r>
        <w:rPr>
          <w:sz w:val="24"/>
        </w:rPr>
        <w:t xml:space="preserve">SATHER, T. M. </w:t>
      </w:r>
      <w:r>
        <w:rPr>
          <w:b/>
          <w:sz w:val="24"/>
        </w:rPr>
        <w:t>Um Modelo Matemático de Localização de Facilidades e Alocação de Equipamentos</w:t>
      </w:r>
      <w:r>
        <w:rPr>
          <w:b/>
          <w:spacing w:val="-13"/>
          <w:sz w:val="24"/>
        </w:rPr>
        <w:t xml:space="preserve"> </w:t>
      </w:r>
      <w:r>
        <w:rPr>
          <w:b/>
          <w:sz w:val="24"/>
        </w:rPr>
        <w:t>na</w:t>
      </w:r>
      <w:r>
        <w:rPr>
          <w:b/>
          <w:spacing w:val="-13"/>
          <w:sz w:val="24"/>
        </w:rPr>
        <w:t xml:space="preserve"> </w:t>
      </w:r>
      <w:r>
        <w:rPr>
          <w:b/>
          <w:sz w:val="24"/>
        </w:rPr>
        <w:t>Saúde</w:t>
      </w:r>
      <w:r>
        <w:rPr>
          <w:b/>
          <w:spacing w:val="-13"/>
          <w:sz w:val="24"/>
        </w:rPr>
        <w:t xml:space="preserve"> </w:t>
      </w:r>
      <w:r>
        <w:rPr>
          <w:b/>
          <w:sz w:val="24"/>
        </w:rPr>
        <w:t>Pública</w:t>
      </w:r>
      <w:r>
        <w:rPr>
          <w:sz w:val="24"/>
        </w:rPr>
        <w:t>.</w:t>
      </w:r>
      <w:r>
        <w:rPr>
          <w:spacing w:val="-13"/>
          <w:sz w:val="24"/>
        </w:rPr>
        <w:t xml:space="preserve"> </w:t>
      </w:r>
      <w:r>
        <w:rPr>
          <w:sz w:val="24"/>
        </w:rPr>
        <w:t>Tese</w:t>
      </w:r>
      <w:r>
        <w:rPr>
          <w:spacing w:val="-13"/>
          <w:sz w:val="24"/>
        </w:rPr>
        <w:t xml:space="preserve"> </w:t>
      </w:r>
      <w:r>
        <w:rPr>
          <w:sz w:val="24"/>
        </w:rPr>
        <w:t>(Tese</w:t>
      </w:r>
      <w:r>
        <w:rPr>
          <w:spacing w:val="-13"/>
          <w:sz w:val="24"/>
        </w:rPr>
        <w:t xml:space="preserve"> </w:t>
      </w:r>
      <w:r>
        <w:rPr>
          <w:sz w:val="24"/>
        </w:rPr>
        <w:t>(Doutorado))</w:t>
      </w:r>
      <w:r>
        <w:rPr>
          <w:spacing w:val="-13"/>
          <w:sz w:val="24"/>
        </w:rPr>
        <w:t xml:space="preserve"> </w:t>
      </w:r>
      <w:r>
        <w:rPr>
          <w:sz w:val="24"/>
        </w:rPr>
        <w:t>—</w:t>
      </w:r>
      <w:r>
        <w:rPr>
          <w:spacing w:val="-13"/>
          <w:sz w:val="24"/>
        </w:rPr>
        <w:t xml:space="preserve"> </w:t>
      </w:r>
      <w:r>
        <w:rPr>
          <w:sz w:val="24"/>
        </w:rPr>
        <w:t>Universidade</w:t>
      </w:r>
      <w:r>
        <w:rPr>
          <w:spacing w:val="-13"/>
          <w:sz w:val="24"/>
        </w:rPr>
        <w:t xml:space="preserve"> </w:t>
      </w:r>
      <w:r>
        <w:rPr>
          <w:sz w:val="24"/>
        </w:rPr>
        <w:t>Federal</w:t>
      </w:r>
      <w:r>
        <w:rPr>
          <w:spacing w:val="-13"/>
          <w:sz w:val="24"/>
        </w:rPr>
        <w:t xml:space="preserve"> </w:t>
      </w:r>
      <w:r>
        <w:rPr>
          <w:sz w:val="24"/>
        </w:rPr>
        <w:t>de</w:t>
      </w:r>
      <w:r>
        <w:rPr>
          <w:spacing w:val="-13"/>
          <w:sz w:val="24"/>
        </w:rPr>
        <w:t xml:space="preserve"> </w:t>
      </w:r>
      <w:r>
        <w:rPr>
          <w:sz w:val="24"/>
        </w:rPr>
        <w:t>Minas Gerais, Belo Horizonte, 2008.</w:t>
      </w:r>
    </w:p>
    <w:p w14:paraId="1692EE36" w14:textId="77777777" w:rsidR="00036C99" w:rsidRDefault="00036C99">
      <w:pPr>
        <w:spacing w:line="252" w:lineRule="auto"/>
        <w:rPr>
          <w:sz w:val="24"/>
        </w:rPr>
        <w:sectPr w:rsidR="00036C99">
          <w:pgSz w:w="11910" w:h="16840"/>
          <w:pgMar w:top="1260" w:right="992" w:bottom="280" w:left="1559" w:header="1034" w:footer="0" w:gutter="0"/>
          <w:cols w:space="720"/>
        </w:sectPr>
      </w:pPr>
    </w:p>
    <w:p w14:paraId="1DC94345" w14:textId="77777777" w:rsidR="00036C99" w:rsidRDefault="00036C99">
      <w:pPr>
        <w:pStyle w:val="Corpodetexto"/>
        <w:spacing w:before="165"/>
      </w:pPr>
    </w:p>
    <w:p w14:paraId="4D2663A4" w14:textId="77777777" w:rsidR="00036C99" w:rsidRDefault="004767C7">
      <w:pPr>
        <w:spacing w:line="252" w:lineRule="auto"/>
        <w:ind w:left="122" w:right="109" w:firstLine="17"/>
        <w:rPr>
          <w:sz w:val="24"/>
        </w:rPr>
      </w:pPr>
      <w:bookmarkStart w:id="297" w:name="_bookmark37"/>
      <w:bookmarkEnd w:id="297"/>
      <w:r>
        <w:rPr>
          <w:sz w:val="24"/>
        </w:rPr>
        <w:t xml:space="preserve">SHMOYS, D. B.; TARDOS, É.; AARDAL, K. Approximation algorithms for facility location problems. In: </w:t>
      </w:r>
      <w:r>
        <w:rPr>
          <w:b/>
          <w:sz w:val="24"/>
        </w:rPr>
        <w:t>Proceedings of the Twenty-Ninth Annual ACM Symposium on Theory of Computing</w:t>
      </w:r>
      <w:r>
        <w:rPr>
          <w:b/>
          <w:spacing w:val="-15"/>
          <w:sz w:val="24"/>
        </w:rPr>
        <w:t xml:space="preserve"> </w:t>
      </w:r>
      <w:r>
        <w:rPr>
          <w:b/>
          <w:sz w:val="24"/>
        </w:rPr>
        <w:t>(STOC</w:t>
      </w:r>
      <w:r>
        <w:rPr>
          <w:b/>
          <w:spacing w:val="-15"/>
          <w:sz w:val="24"/>
        </w:rPr>
        <w:t xml:space="preserve"> </w:t>
      </w:r>
      <w:r>
        <w:rPr>
          <w:b/>
          <w:sz w:val="24"/>
        </w:rPr>
        <w:t>’97)</w:t>
      </w:r>
      <w:r>
        <w:rPr>
          <w:sz w:val="24"/>
        </w:rPr>
        <w:t>.</w:t>
      </w:r>
      <w:r>
        <w:rPr>
          <w:spacing w:val="-15"/>
          <w:sz w:val="24"/>
        </w:rPr>
        <w:t xml:space="preserve"> </w:t>
      </w:r>
      <w:r>
        <w:rPr>
          <w:sz w:val="24"/>
        </w:rPr>
        <w:t>New</w:t>
      </w:r>
      <w:r>
        <w:rPr>
          <w:spacing w:val="-15"/>
          <w:sz w:val="24"/>
        </w:rPr>
        <w:t xml:space="preserve"> </w:t>
      </w:r>
      <w:r>
        <w:rPr>
          <w:sz w:val="24"/>
        </w:rPr>
        <w:t>York,</w:t>
      </w:r>
      <w:r>
        <w:rPr>
          <w:spacing w:val="-15"/>
          <w:sz w:val="24"/>
        </w:rPr>
        <w:t xml:space="preserve"> </w:t>
      </w:r>
      <w:r>
        <w:rPr>
          <w:sz w:val="24"/>
        </w:rPr>
        <w:t>NY,</w:t>
      </w:r>
      <w:r>
        <w:rPr>
          <w:spacing w:val="-15"/>
          <w:sz w:val="24"/>
        </w:rPr>
        <w:t xml:space="preserve"> </w:t>
      </w:r>
      <w:r>
        <w:rPr>
          <w:sz w:val="24"/>
        </w:rPr>
        <w:t>USA:</w:t>
      </w:r>
      <w:r>
        <w:rPr>
          <w:spacing w:val="-15"/>
          <w:sz w:val="24"/>
        </w:rPr>
        <w:t xml:space="preserve"> </w:t>
      </w:r>
      <w:r>
        <w:rPr>
          <w:sz w:val="24"/>
        </w:rPr>
        <w:t>Association</w:t>
      </w:r>
      <w:r>
        <w:rPr>
          <w:spacing w:val="-15"/>
          <w:sz w:val="24"/>
        </w:rPr>
        <w:t xml:space="preserve"> </w:t>
      </w:r>
      <w:r>
        <w:rPr>
          <w:sz w:val="24"/>
        </w:rPr>
        <w:t>for</w:t>
      </w:r>
      <w:r>
        <w:rPr>
          <w:spacing w:val="-15"/>
          <w:sz w:val="24"/>
        </w:rPr>
        <w:t xml:space="preserve"> </w:t>
      </w:r>
      <w:r>
        <w:rPr>
          <w:sz w:val="24"/>
        </w:rPr>
        <w:t>Computing</w:t>
      </w:r>
      <w:r>
        <w:rPr>
          <w:spacing w:val="-15"/>
          <w:sz w:val="24"/>
        </w:rPr>
        <w:t xml:space="preserve"> </w:t>
      </w:r>
      <w:r>
        <w:rPr>
          <w:sz w:val="24"/>
        </w:rPr>
        <w:t>Machinery</w:t>
      </w:r>
      <w:r>
        <w:rPr>
          <w:spacing w:val="-15"/>
          <w:sz w:val="24"/>
        </w:rPr>
        <w:t xml:space="preserve"> </w:t>
      </w:r>
      <w:r>
        <w:rPr>
          <w:sz w:val="24"/>
        </w:rPr>
        <w:t>(ACM), 1997. p. 265–274.</w:t>
      </w:r>
    </w:p>
    <w:p w14:paraId="54C95F8C" w14:textId="77777777" w:rsidR="00036C99" w:rsidRDefault="004767C7">
      <w:pPr>
        <w:pStyle w:val="Corpodetexto"/>
        <w:spacing w:before="190" w:line="252" w:lineRule="auto"/>
        <w:ind w:left="131" w:firstLine="8"/>
      </w:pPr>
      <w:bookmarkStart w:id="298" w:name="_bookmark38"/>
      <w:bookmarkEnd w:id="298"/>
      <w:r>
        <w:t xml:space="preserve">SOLOMON, M. M. Algorithms for the vehicle routing and scheduling problems with time window constraints. </w:t>
      </w:r>
      <w:r>
        <w:rPr>
          <w:b/>
        </w:rPr>
        <w:t>Operations Research</w:t>
      </w:r>
      <w:r>
        <w:t>, INFORMS, v. 35, n. 2, p. 254–265, 1987.</w:t>
      </w:r>
    </w:p>
    <w:p w14:paraId="4C6356F3" w14:textId="77777777" w:rsidR="00036C99" w:rsidRDefault="004767C7">
      <w:pPr>
        <w:spacing w:before="190" w:line="252" w:lineRule="auto"/>
        <w:ind w:left="132" w:right="510" w:firstLine="7"/>
        <w:rPr>
          <w:sz w:val="24"/>
        </w:rPr>
      </w:pPr>
      <w:bookmarkStart w:id="299" w:name="_bookmark39"/>
      <w:bookmarkEnd w:id="299"/>
      <w:r>
        <w:rPr>
          <w:sz w:val="24"/>
        </w:rPr>
        <w:t xml:space="preserve">SUAREZ, O. de A. Una aproximación a la heuristica y metaheuristicas. </w:t>
      </w:r>
      <w:r>
        <w:rPr>
          <w:b/>
          <w:sz w:val="24"/>
        </w:rPr>
        <w:t>INGE@UAN -</w:t>
      </w:r>
      <w:r>
        <w:rPr>
          <w:b/>
          <w:spacing w:val="40"/>
          <w:sz w:val="24"/>
        </w:rPr>
        <w:t xml:space="preserve"> </w:t>
      </w:r>
      <w:r>
        <w:rPr>
          <w:b/>
          <w:sz w:val="24"/>
        </w:rPr>
        <w:t>Tendencias en la Ingeniería</w:t>
      </w:r>
      <w:r>
        <w:rPr>
          <w:sz w:val="24"/>
        </w:rPr>
        <w:t>, Universidad Antonio Nariño, v. 1, n. 2, 2011.</w:t>
      </w:r>
    </w:p>
    <w:p w14:paraId="1A0B80FF" w14:textId="77777777" w:rsidR="00036C99" w:rsidRDefault="004767C7">
      <w:pPr>
        <w:spacing w:before="191" w:line="252" w:lineRule="auto"/>
        <w:ind w:left="140"/>
        <w:rPr>
          <w:sz w:val="24"/>
        </w:rPr>
      </w:pPr>
      <w:bookmarkStart w:id="300" w:name="_bookmark40"/>
      <w:bookmarkEnd w:id="300"/>
      <w:r>
        <w:rPr>
          <w:sz w:val="24"/>
        </w:rPr>
        <w:t xml:space="preserve">SUCUPIRA, I. R. </w:t>
      </w:r>
      <w:r>
        <w:rPr>
          <w:b/>
          <w:sz w:val="24"/>
        </w:rPr>
        <w:t>Métodos Heurísticos Genéricos: Meta-heurísticas e Hiper-heurísticas</w:t>
      </w:r>
      <w:r>
        <w:rPr>
          <w:sz w:val="24"/>
        </w:rPr>
        <w:t>. São Paulo: [s.n.], 2004. 9 p.</w:t>
      </w:r>
    </w:p>
    <w:p w14:paraId="46606C83" w14:textId="77777777" w:rsidR="00036C99" w:rsidRDefault="004767C7">
      <w:pPr>
        <w:spacing w:before="191" w:line="252" w:lineRule="auto"/>
        <w:ind w:left="140"/>
        <w:rPr>
          <w:sz w:val="24"/>
        </w:rPr>
      </w:pPr>
      <w:bookmarkStart w:id="301" w:name="_bookmark41"/>
      <w:bookmarkEnd w:id="301"/>
      <w:r>
        <w:rPr>
          <w:sz w:val="24"/>
        </w:rPr>
        <w:t>TOTH,</w:t>
      </w:r>
      <w:r>
        <w:rPr>
          <w:spacing w:val="-14"/>
          <w:sz w:val="24"/>
        </w:rPr>
        <w:t xml:space="preserve"> </w:t>
      </w:r>
      <w:r>
        <w:rPr>
          <w:sz w:val="24"/>
        </w:rPr>
        <w:t>P.;</w:t>
      </w:r>
      <w:r>
        <w:rPr>
          <w:spacing w:val="-14"/>
          <w:sz w:val="24"/>
        </w:rPr>
        <w:t xml:space="preserve"> </w:t>
      </w:r>
      <w:r>
        <w:rPr>
          <w:sz w:val="24"/>
        </w:rPr>
        <w:t>VIGO,</w:t>
      </w:r>
      <w:r>
        <w:rPr>
          <w:spacing w:val="-14"/>
          <w:sz w:val="24"/>
        </w:rPr>
        <w:t xml:space="preserve"> </w:t>
      </w:r>
      <w:r>
        <w:rPr>
          <w:sz w:val="24"/>
        </w:rPr>
        <w:t>D.</w:t>
      </w:r>
      <w:r>
        <w:rPr>
          <w:spacing w:val="-14"/>
          <w:sz w:val="24"/>
        </w:rPr>
        <w:t xml:space="preserve"> </w:t>
      </w:r>
      <w:r>
        <w:rPr>
          <w:b/>
          <w:sz w:val="24"/>
        </w:rPr>
        <w:t>Vehicle</w:t>
      </w:r>
      <w:r>
        <w:rPr>
          <w:b/>
          <w:spacing w:val="-14"/>
          <w:sz w:val="24"/>
        </w:rPr>
        <w:t xml:space="preserve"> </w:t>
      </w:r>
      <w:r>
        <w:rPr>
          <w:b/>
          <w:sz w:val="24"/>
        </w:rPr>
        <w:t>Routing:</w:t>
      </w:r>
      <w:r>
        <w:rPr>
          <w:b/>
          <w:spacing w:val="-3"/>
          <w:sz w:val="24"/>
        </w:rPr>
        <w:t xml:space="preserve"> </w:t>
      </w:r>
      <w:r>
        <w:rPr>
          <w:b/>
          <w:sz w:val="24"/>
        </w:rPr>
        <w:t>Problems,</w:t>
      </w:r>
      <w:r>
        <w:rPr>
          <w:b/>
          <w:spacing w:val="-14"/>
          <w:sz w:val="24"/>
        </w:rPr>
        <w:t xml:space="preserve"> </w:t>
      </w:r>
      <w:r>
        <w:rPr>
          <w:b/>
          <w:sz w:val="24"/>
        </w:rPr>
        <w:t>Methods,</w:t>
      </w:r>
      <w:r>
        <w:rPr>
          <w:b/>
          <w:spacing w:val="-14"/>
          <w:sz w:val="24"/>
        </w:rPr>
        <w:t xml:space="preserve"> </w:t>
      </w:r>
      <w:r>
        <w:rPr>
          <w:b/>
          <w:sz w:val="24"/>
        </w:rPr>
        <w:t>and</w:t>
      </w:r>
      <w:r>
        <w:rPr>
          <w:b/>
          <w:spacing w:val="-14"/>
          <w:sz w:val="24"/>
        </w:rPr>
        <w:t xml:space="preserve"> </w:t>
      </w:r>
      <w:r>
        <w:rPr>
          <w:b/>
          <w:sz w:val="24"/>
        </w:rPr>
        <w:t>Applications</w:t>
      </w:r>
      <w:r>
        <w:rPr>
          <w:sz w:val="24"/>
        </w:rPr>
        <w:t>.</w:t>
      </w:r>
      <w:r>
        <w:rPr>
          <w:spacing w:val="-14"/>
          <w:sz w:val="24"/>
        </w:rPr>
        <w:t xml:space="preserve"> </w:t>
      </w:r>
      <w:r>
        <w:rPr>
          <w:sz w:val="24"/>
        </w:rPr>
        <w:t>[S.l.]:</w:t>
      </w:r>
      <w:r>
        <w:rPr>
          <w:spacing w:val="-3"/>
          <w:sz w:val="24"/>
        </w:rPr>
        <w:t xml:space="preserve"> </w:t>
      </w:r>
      <w:r>
        <w:rPr>
          <w:sz w:val="24"/>
        </w:rPr>
        <w:t>Society for Industrial and Applied Mathematics, 2014.</w:t>
      </w:r>
    </w:p>
    <w:p w14:paraId="7C2FA811" w14:textId="77777777" w:rsidR="00036C99" w:rsidRDefault="004767C7">
      <w:pPr>
        <w:spacing w:before="191"/>
        <w:ind w:left="140"/>
        <w:rPr>
          <w:sz w:val="24"/>
        </w:rPr>
      </w:pPr>
      <w:bookmarkStart w:id="302" w:name="_bookmark42"/>
      <w:bookmarkEnd w:id="302"/>
      <w:r>
        <w:rPr>
          <w:sz w:val="24"/>
        </w:rPr>
        <w:t>uMap.</w:t>
      </w:r>
      <w:r>
        <w:rPr>
          <w:spacing w:val="32"/>
          <w:sz w:val="24"/>
        </w:rPr>
        <w:t xml:space="preserve"> </w:t>
      </w:r>
      <w:r>
        <w:rPr>
          <w:b/>
          <w:sz w:val="24"/>
        </w:rPr>
        <w:t>uMap</w:t>
      </w:r>
      <w:r>
        <w:rPr>
          <w:b/>
          <w:spacing w:val="33"/>
          <w:sz w:val="24"/>
        </w:rPr>
        <w:t xml:space="preserve"> </w:t>
      </w:r>
      <w:r>
        <w:rPr>
          <w:b/>
          <w:sz w:val="24"/>
        </w:rPr>
        <w:t>OpenStreetMap</w:t>
      </w:r>
      <w:r>
        <w:rPr>
          <w:sz w:val="24"/>
        </w:rPr>
        <w:t>.</w:t>
      </w:r>
      <w:r>
        <w:rPr>
          <w:spacing w:val="33"/>
          <w:sz w:val="24"/>
        </w:rPr>
        <w:t xml:space="preserve"> </w:t>
      </w:r>
      <w:r>
        <w:rPr>
          <w:sz w:val="24"/>
        </w:rPr>
        <w:t>2026.</w:t>
      </w:r>
      <w:r>
        <w:rPr>
          <w:spacing w:val="32"/>
          <w:sz w:val="24"/>
        </w:rPr>
        <w:t xml:space="preserve"> </w:t>
      </w:r>
      <w:r>
        <w:rPr>
          <w:sz w:val="24"/>
        </w:rPr>
        <w:t>Acesso</w:t>
      </w:r>
      <w:r>
        <w:rPr>
          <w:spacing w:val="33"/>
          <w:sz w:val="24"/>
        </w:rPr>
        <w:t xml:space="preserve"> </w:t>
      </w:r>
      <w:r>
        <w:rPr>
          <w:sz w:val="24"/>
        </w:rPr>
        <w:t>em:</w:t>
      </w:r>
      <w:r>
        <w:rPr>
          <w:spacing w:val="77"/>
          <w:sz w:val="24"/>
        </w:rPr>
        <w:t xml:space="preserve"> </w:t>
      </w:r>
      <w:r>
        <w:rPr>
          <w:sz w:val="24"/>
        </w:rPr>
        <w:t>22</w:t>
      </w:r>
      <w:r>
        <w:rPr>
          <w:spacing w:val="33"/>
          <w:sz w:val="24"/>
        </w:rPr>
        <w:t xml:space="preserve"> </w:t>
      </w:r>
      <w:r>
        <w:rPr>
          <w:sz w:val="24"/>
        </w:rPr>
        <w:t>maio</w:t>
      </w:r>
      <w:r>
        <w:rPr>
          <w:spacing w:val="33"/>
          <w:sz w:val="24"/>
        </w:rPr>
        <w:t xml:space="preserve"> </w:t>
      </w:r>
      <w:r>
        <w:rPr>
          <w:sz w:val="24"/>
        </w:rPr>
        <w:t>2026.</w:t>
      </w:r>
      <w:r>
        <w:rPr>
          <w:spacing w:val="32"/>
          <w:sz w:val="24"/>
        </w:rPr>
        <w:t xml:space="preserve"> </w:t>
      </w:r>
      <w:r>
        <w:rPr>
          <w:sz w:val="24"/>
        </w:rPr>
        <w:t>Disponível</w:t>
      </w:r>
      <w:r>
        <w:rPr>
          <w:spacing w:val="33"/>
          <w:sz w:val="24"/>
        </w:rPr>
        <w:t xml:space="preserve"> </w:t>
      </w:r>
      <w:r>
        <w:rPr>
          <w:spacing w:val="-5"/>
          <w:sz w:val="24"/>
        </w:rPr>
        <w:t>em:</w:t>
      </w:r>
    </w:p>
    <w:p w14:paraId="4B4F8325" w14:textId="77777777" w:rsidR="00036C99" w:rsidRDefault="004767C7">
      <w:pPr>
        <w:pStyle w:val="Corpodetexto"/>
        <w:spacing w:before="13"/>
        <w:ind w:left="112"/>
      </w:pPr>
      <w:hyperlink r:id="rId23">
        <w:r>
          <w:rPr>
            <w:spacing w:val="-2"/>
          </w:rPr>
          <w:t>&lt;https://umap.openstreetmap.fr/pt-br/&gt;</w:t>
        </w:r>
      </w:hyperlink>
      <w:r>
        <w:rPr>
          <w:spacing w:val="-2"/>
        </w:rPr>
        <w:t>.</w:t>
      </w:r>
    </w:p>
    <w:sectPr w:rsidR="00036C99">
      <w:pgSz w:w="11910" w:h="16840"/>
      <w:pgMar w:top="1260" w:right="992" w:bottom="280" w:left="1559" w:header="1034"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mantha Araújo" w:date="2026-09-21T19:23:00Z" w:initials="SA">
    <w:p w14:paraId="24E68A53" w14:textId="05EBC1C4" w:rsidR="002155D1" w:rsidRDefault="002155D1">
      <w:pPr>
        <w:pStyle w:val="Textodecomentrio"/>
      </w:pPr>
      <w:r>
        <w:rPr>
          <w:rStyle w:val="Refdecomentrio"/>
        </w:rPr>
        <w:annotationRef/>
      </w:r>
      <w:r>
        <w:t xml:space="preserve">Melhorar redação.... </w:t>
      </w:r>
      <w:r w:rsidR="00DD785E">
        <w:t>Deve separar resultados já obtidos da localização e resultados de roteamento ainda esperados....</w:t>
      </w:r>
    </w:p>
  </w:comment>
  <w:comment w:id="11" w:author="license222" w:date="2026-09-11T15:24:00Z" w:initials="l">
    <w:p w14:paraId="02D1DCD3" w14:textId="2B429454" w:rsidR="00000B60" w:rsidRDefault="00000B60" w:rsidP="00000B60">
      <w:pPr>
        <w:pStyle w:val="Textodecomentrio"/>
      </w:pPr>
      <w:r>
        <w:rPr>
          <w:rStyle w:val="Refdecomentrio"/>
        </w:rPr>
        <w:annotationRef/>
      </w:r>
      <w:r>
        <w:t>Acredito que a norma mudou. As refer</w:t>
      </w:r>
      <w:r w:rsidR="008F3255">
        <w:t>ê</w:t>
      </w:r>
      <w:r>
        <w:t xml:space="preserve">ncias devem ser colocadas com letra minúscula. </w:t>
      </w:r>
    </w:p>
  </w:comment>
  <w:comment w:id="36" w:author="license222" w:date="2026-09-18T10:07:00Z" w:initials="l">
    <w:p w14:paraId="3FDE624E" w14:textId="50974953" w:rsidR="00AE30E5" w:rsidRDefault="00755E6A" w:rsidP="00AE30E5">
      <w:pPr>
        <w:pStyle w:val="Textodecomentrio"/>
      </w:pPr>
      <w:r>
        <w:rPr>
          <w:rStyle w:val="Refdecomentrio"/>
        </w:rPr>
        <w:annotationRef/>
      </w:r>
      <w:r w:rsidR="00AE30E5">
        <w:t xml:space="preserve">Sugiro simplificar a escrita. Sugiro algo assim: "“Mendes e Barbosa (2022) destacam a importância do </w:t>
      </w:r>
      <w:r w:rsidR="00AE30E5">
        <w:rPr>
          <w:b/>
          <w:bCs/>
        </w:rPr>
        <w:t>uso de técnicas de roteirização na gestão de transportes</w:t>
      </w:r>
      <w:r w:rsidR="00AE30E5">
        <w:t xml:space="preserve">, com o objetivo de reduzir </w:t>
      </w:r>
      <w:r w:rsidR="00D35CC4">
        <w:t>os</w:t>
      </w:r>
      <w:r w:rsidR="00AE30E5">
        <w:t xml:space="preserve"> custos.” </w:t>
      </w:r>
    </w:p>
  </w:comment>
  <w:comment w:id="37" w:author="license222" w:date="2026-09-18T10:22:00Z" w:initials="l">
    <w:p w14:paraId="2F352E32" w14:textId="77777777" w:rsidR="00EC16C4" w:rsidRDefault="00EC16C4" w:rsidP="00EC16C4">
      <w:pPr>
        <w:pStyle w:val="Textodecomentrio"/>
      </w:pPr>
      <w:r>
        <w:rPr>
          <w:rStyle w:val="Refdecomentrio"/>
        </w:rPr>
        <w:annotationRef/>
      </w:r>
      <w:r>
        <w:t xml:space="preserve">Sugiro evitar esse tipo de redação. </w:t>
      </w:r>
    </w:p>
  </w:comment>
  <w:comment w:id="39" w:author="license222" w:date="2026-09-18T10:23:00Z" w:initials="l">
    <w:p w14:paraId="401841A9" w14:textId="77777777" w:rsidR="00C7752E" w:rsidRDefault="00127BF5" w:rsidP="00C7752E">
      <w:pPr>
        <w:pStyle w:val="Textodecomentrio"/>
      </w:pPr>
      <w:r>
        <w:rPr>
          <w:rStyle w:val="Refdecomentrio"/>
        </w:rPr>
        <w:annotationRef/>
      </w:r>
      <w:r w:rsidR="00C7752E">
        <w:t xml:space="preserve">Verificar concordância correta. </w:t>
      </w:r>
    </w:p>
  </w:comment>
  <w:comment w:id="45" w:author="license222" w:date="2026-09-11T15:45:00Z" w:initials="l">
    <w:p w14:paraId="0AFA82C7" w14:textId="77777777" w:rsidR="00C7752E" w:rsidRDefault="00C15249" w:rsidP="00C7752E">
      <w:pPr>
        <w:pStyle w:val="Textodecomentrio"/>
      </w:pPr>
      <w:r>
        <w:rPr>
          <w:rStyle w:val="Refdecomentrio"/>
        </w:rPr>
        <w:annotationRef/>
      </w:r>
      <w:r w:rsidR="00C7752E">
        <w:t xml:space="preserve">Verificar concordância correta. Acredito que é concentram. </w:t>
      </w:r>
    </w:p>
  </w:comment>
  <w:comment w:id="44" w:author="license222" w:date="2026-09-18T10:27:00Z" w:initials="l">
    <w:p w14:paraId="3C64359C" w14:textId="753354FE" w:rsidR="00280886" w:rsidRDefault="00280886" w:rsidP="00280886">
      <w:pPr>
        <w:pStyle w:val="Textodecomentrio"/>
      </w:pPr>
      <w:r>
        <w:rPr>
          <w:rStyle w:val="Refdecomentrio"/>
        </w:rPr>
        <w:annotationRef/>
      </w:r>
      <w:r>
        <w:t xml:space="preserve">Eu não entendi a construção do parágrafo. Anteriormente, voce diz que os modelos hoje são mais sofisticados, e nesta frase, vc diz que é essencial permanecer como anteriormente? Sugiro rever as ideias colocadas. </w:t>
      </w:r>
    </w:p>
  </w:comment>
  <w:comment w:id="48" w:author="license222" w:date="2026-09-11T15:48:00Z" w:initials="l">
    <w:p w14:paraId="61AAAFA1" w14:textId="77777777" w:rsidR="00E7692B" w:rsidRDefault="005A7AE2" w:rsidP="00E7692B">
      <w:pPr>
        <w:pStyle w:val="Textodecomentrio"/>
      </w:pPr>
      <w:r>
        <w:rPr>
          <w:rStyle w:val="Refdecomentrio"/>
        </w:rPr>
        <w:annotationRef/>
      </w:r>
      <w:r w:rsidR="00E7692B">
        <w:t>Evitar... Espera-se a justificativa do por que esse estudo tem "grande relevância".</w:t>
      </w:r>
    </w:p>
  </w:comment>
  <w:comment w:id="51" w:author="license222" w:date="2026-09-18T10:32:00Z" w:initials="l">
    <w:p w14:paraId="18CA769F" w14:textId="77777777" w:rsidR="009E3658" w:rsidRDefault="009E3658" w:rsidP="009E3658">
      <w:pPr>
        <w:pStyle w:val="Textodecomentrio"/>
      </w:pPr>
      <w:r>
        <w:rPr>
          <w:rStyle w:val="Refdecomentrio"/>
        </w:rPr>
        <w:annotationRef/>
      </w:r>
      <w:r>
        <w:t>Evitar esse tipo de redação.</w:t>
      </w:r>
    </w:p>
  </w:comment>
  <w:comment w:id="81" w:author="Samantha Araújo" w:date="2026-09-20T19:43:00Z" w:initials="SA">
    <w:p w14:paraId="149D48F1" w14:textId="055A1F88" w:rsidR="007C3374" w:rsidRDefault="007C3374">
      <w:pPr>
        <w:pStyle w:val="Textodecomentrio"/>
      </w:pPr>
      <w:r>
        <w:rPr>
          <w:rStyle w:val="Refdecomentrio"/>
        </w:rPr>
        <w:annotationRef/>
      </w:r>
      <w:r>
        <w:t>Palavra escrita de forma errada.</w:t>
      </w:r>
    </w:p>
  </w:comment>
  <w:comment w:id="88" w:author="license222" w:date="2026-09-11T16:09:00Z" w:initials="l">
    <w:p w14:paraId="7FD5F6ED" w14:textId="1B99A988" w:rsidR="007E1B93" w:rsidRDefault="009327FB" w:rsidP="007E1B93">
      <w:pPr>
        <w:pStyle w:val="Textodecomentrio"/>
      </w:pPr>
      <w:r>
        <w:rPr>
          <w:rStyle w:val="Refdecomentrio"/>
        </w:rPr>
        <w:annotationRef/>
      </w:r>
      <w:r w:rsidR="007E1B93">
        <w:t xml:space="preserve">Variáveis de decisão. </w:t>
      </w:r>
    </w:p>
  </w:comment>
  <w:comment w:id="89" w:author="Samantha Araújo" w:date="2026-09-22T10:23:00Z" w:initials="SA">
    <w:p w14:paraId="2D784EF3" w14:textId="443ABC38" w:rsidR="00C020C0" w:rsidRDefault="00C020C0">
      <w:pPr>
        <w:pStyle w:val="Textodecomentrio"/>
      </w:pPr>
      <w:r>
        <w:rPr>
          <w:rStyle w:val="Refdecomentrio"/>
        </w:rPr>
        <w:annotationRef/>
      </w:r>
      <w:r w:rsidRPr="00C020C0">
        <w:t xml:space="preserve">Amanda, </w:t>
      </w:r>
      <w:r>
        <w:t>como vc resolveu esse modelo?</w:t>
      </w:r>
      <w:r w:rsidRPr="00C020C0">
        <w:t xml:space="preserve"> No texto aparecem apenas Pandas e Math, que são bibliotecas de manipulação de dados e funções matemáticas</w:t>
      </w:r>
      <w:r w:rsidR="000A21B7">
        <w:t xml:space="preserve">. </w:t>
      </w:r>
    </w:p>
    <w:p w14:paraId="011E4876" w14:textId="77777777" w:rsidR="000A21B7" w:rsidRDefault="000A21B7">
      <w:pPr>
        <w:pStyle w:val="Textodecomentrio"/>
      </w:pPr>
    </w:p>
    <w:p w14:paraId="1A167CFD" w14:textId="77777777" w:rsidR="00C020C0" w:rsidRDefault="00C020C0">
      <w:pPr>
        <w:pStyle w:val="Textodecomentrio"/>
      </w:pPr>
      <w:r>
        <w:t>Qual o tamanho do problema? Número de linhas (restrições) e colunas (variáveis)?</w:t>
      </w:r>
    </w:p>
    <w:p w14:paraId="5853BF6D" w14:textId="77777777" w:rsidR="00D06118" w:rsidRDefault="00D06118">
      <w:pPr>
        <w:pStyle w:val="Textodecomentrio"/>
      </w:pPr>
    </w:p>
    <w:p w14:paraId="58FB024F" w14:textId="2AD8A9FA" w:rsidR="00D06118" w:rsidRPr="00D06118" w:rsidRDefault="00D06118">
      <w:pPr>
        <w:pStyle w:val="Textodecomentrio"/>
        <w:rPr>
          <w:b/>
          <w:bCs/>
        </w:rPr>
      </w:pPr>
      <w:r w:rsidRPr="00D06118">
        <w:rPr>
          <w:b/>
          <w:bCs/>
        </w:rPr>
        <w:t>Uma escolha ótima para cobertura pode não minimizar o custo das rotas.</w:t>
      </w:r>
    </w:p>
  </w:comment>
  <w:comment w:id="90" w:author="Samantha Araújo" w:date="2026-09-22T10:05:00Z" w:initials="SA">
    <w:p w14:paraId="5FBAFFE9" w14:textId="67D6F797" w:rsidR="00EE4852" w:rsidRDefault="00504393" w:rsidP="00EE4852">
      <w:r>
        <w:rPr>
          <w:rStyle w:val="Refdecomentrio"/>
        </w:rPr>
        <w:annotationRef/>
      </w:r>
      <w:r w:rsidR="00EE4852">
        <w:t>Uma parada por bairro é uma exigência da empresa ou uma decisão metodológica? Se for exigência, onde ela está representada? Qual foi o valor de q?</w:t>
      </w:r>
    </w:p>
    <w:p w14:paraId="5D90FAD1" w14:textId="23F872E0" w:rsidR="00EE4852" w:rsidRDefault="00EE4852">
      <w:pPr>
        <w:pStyle w:val="Textodecomentrio"/>
      </w:pPr>
    </w:p>
    <w:p w14:paraId="617CA624" w14:textId="77777777" w:rsidR="00EE4852" w:rsidRDefault="00EE4852">
      <w:pPr>
        <w:pStyle w:val="Textodecomentrio"/>
      </w:pPr>
    </w:p>
    <w:p w14:paraId="6341BDC9" w14:textId="38E9194E" w:rsidR="00504393" w:rsidRDefault="00986D08">
      <w:pPr>
        <w:pStyle w:val="Textodecomentrio"/>
      </w:pPr>
      <w:r w:rsidRPr="00986D08">
        <w:t>Na formulação apresentada, onde está a restrição que garante a seleção de exatamente uma parada por bairro?</w:t>
      </w:r>
    </w:p>
  </w:comment>
  <w:comment w:id="94" w:author="Samantha Araújo" w:date="2026-09-20T19:50:00Z" w:initials="SA">
    <w:p w14:paraId="6E460249" w14:textId="02EA3253" w:rsidR="006A71B5" w:rsidRDefault="006A71B5">
      <w:pPr>
        <w:pStyle w:val="Textodecomentrio"/>
      </w:pPr>
      <w:r>
        <w:rPr>
          <w:rStyle w:val="Refdecomentrio"/>
        </w:rPr>
        <w:annotationRef/>
      </w:r>
      <w:r>
        <w:t xml:space="preserve">Evitar esse tipo de redação. Sugiro fazer a escrita dessa parte do texto, conforme padrão da maioria dos textos de PO. </w:t>
      </w:r>
    </w:p>
  </w:comment>
  <w:comment w:id="95" w:author="Samantha Araújo" w:date="2026-09-20T19:51:00Z" w:initials="SA">
    <w:p w14:paraId="231E4FD7" w14:textId="44A79AC5" w:rsidR="001F7913" w:rsidRDefault="001F7913">
      <w:pPr>
        <w:pStyle w:val="Textodecomentrio"/>
      </w:pPr>
      <w:r>
        <w:rPr>
          <w:rStyle w:val="Refdecomentrio"/>
        </w:rPr>
        <w:annotationRef/>
      </w:r>
      <w:r>
        <w:t xml:space="preserve">Evitar. Manter linguagem científica. </w:t>
      </w:r>
    </w:p>
  </w:comment>
  <w:comment w:id="96" w:author="Samantha Araújo" w:date="2026-09-20T19:52:00Z" w:initials="SA">
    <w:p w14:paraId="2B8815B1" w14:textId="5DE830CE" w:rsidR="001F7913" w:rsidRDefault="001F7913">
      <w:pPr>
        <w:pStyle w:val="Textodecomentrio"/>
      </w:pPr>
      <w:r>
        <w:rPr>
          <w:rStyle w:val="Refdecomentrio"/>
        </w:rPr>
        <w:annotationRef/>
      </w:r>
      <w:r>
        <w:t xml:space="preserve">Verificar concordância. </w:t>
      </w:r>
    </w:p>
  </w:comment>
  <w:comment w:id="124" w:author="Samantha Araújo" w:date="2026-09-20T20:01:00Z" w:initials="SA">
    <w:p w14:paraId="1A4EBE6E" w14:textId="3CB89B3F" w:rsidR="00545C37" w:rsidRDefault="00545C37">
      <w:pPr>
        <w:pStyle w:val="Textodecomentrio"/>
      </w:pPr>
      <w:r>
        <w:rPr>
          <w:rStyle w:val="Refdecomentrio"/>
        </w:rPr>
        <w:annotationRef/>
      </w:r>
      <w:r>
        <w:t>Melhorar escrita da frase. Está confusa....</w:t>
      </w:r>
    </w:p>
  </w:comment>
  <w:comment w:id="125" w:author="Samantha Araújo" w:date="2026-09-20T20:03:00Z" w:initials="SA">
    <w:p w14:paraId="6B860584" w14:textId="7C226EA4" w:rsidR="008731D8" w:rsidRDefault="008731D8">
      <w:pPr>
        <w:pStyle w:val="Textodecomentrio"/>
      </w:pPr>
      <w:r>
        <w:rPr>
          <w:rStyle w:val="Refdecomentrio"/>
        </w:rPr>
        <w:annotationRef/>
      </w:r>
      <w:r>
        <w:t xml:space="preserve">Evitar. </w:t>
      </w:r>
    </w:p>
  </w:comment>
  <w:comment w:id="130" w:author="Samantha Araújo" w:date="2026-09-21T19:26:00Z" w:initials="SA">
    <w:p w14:paraId="4BB33EE7" w14:textId="03D50B6C" w:rsidR="00EA6F80" w:rsidRDefault="00EA6F80">
      <w:pPr>
        <w:pStyle w:val="Textodecomentrio"/>
      </w:pPr>
      <w:r>
        <w:rPr>
          <w:rStyle w:val="Refdecomentrio"/>
        </w:rPr>
        <w:annotationRef/>
      </w:r>
      <w:r>
        <w:t>Será mesmo? Pelo que entendi depois do texto todo lido, percebi que não é....</w:t>
      </w:r>
    </w:p>
  </w:comment>
  <w:comment w:id="138" w:author="Samantha Araújo" w:date="2026-09-21T13:21:00Z" w:initials="SA">
    <w:p w14:paraId="17BCFB54" w14:textId="0A309C6C" w:rsidR="005227CE" w:rsidRDefault="0091061D" w:rsidP="00F700F8">
      <w:pPr>
        <w:pStyle w:val="Textodecomentrio"/>
      </w:pPr>
      <w:r>
        <w:rPr>
          <w:rStyle w:val="Refdecomentrio"/>
        </w:rPr>
        <w:annotationRef/>
      </w:r>
      <w:r>
        <w:t>Amanda, você</w:t>
      </w:r>
      <w:r w:rsidRPr="0091061D">
        <w:t xml:space="preserve"> menciona que esta formulação foi retirada de Solomon (1987). Poderia indicar exatamente em que parte do trabalho ela é apresentada? </w:t>
      </w:r>
    </w:p>
  </w:comment>
  <w:comment w:id="139" w:author="Samantha Araújo" w:date="2026-09-21T17:31:00Z" w:initials="SA">
    <w:p w14:paraId="18B83436" w14:textId="171FD33A" w:rsidR="00350420" w:rsidRDefault="00350420">
      <w:pPr>
        <w:pStyle w:val="Textodecomentrio"/>
      </w:pPr>
      <w:r>
        <w:rPr>
          <w:rStyle w:val="Refdecomentrio"/>
        </w:rPr>
        <w:annotationRef/>
      </w:r>
      <w:r>
        <w:t>Quais são os parametros e variáves do modelo?</w:t>
      </w:r>
    </w:p>
  </w:comment>
  <w:comment w:id="140" w:author="Samantha Araújo" w:date="2026-09-22T10:51:00Z" w:initials="SA">
    <w:p w14:paraId="1CD1829E" w14:textId="61BE20C3" w:rsidR="00666EC5" w:rsidRDefault="00666EC5">
      <w:pPr>
        <w:pStyle w:val="Textodecomentrio"/>
      </w:pPr>
      <w:r>
        <w:rPr>
          <w:rStyle w:val="Refdecomentrio"/>
        </w:rPr>
        <w:annotationRef/>
      </w:r>
      <w:r>
        <w:t xml:space="preserve">Eu escreveria assim Amanda. </w:t>
      </w:r>
    </w:p>
  </w:comment>
  <w:comment w:id="141" w:author="Samantha Araújo" w:date="2026-09-20T20:20:00Z" w:initials="SA">
    <w:p w14:paraId="428AF1CF" w14:textId="385E8C78" w:rsidR="00D57165" w:rsidRDefault="00D57165">
      <w:pPr>
        <w:pStyle w:val="Textodecomentrio"/>
      </w:pPr>
      <w:r>
        <w:rPr>
          <w:rStyle w:val="Refdecomentrio"/>
        </w:rPr>
        <w:annotationRef/>
      </w:r>
      <w:r>
        <w:t xml:space="preserve">O que é </w:t>
      </w:r>
      <w:r>
        <w:rPr>
          <w:i/>
          <w:w w:val="105"/>
          <w:sz w:val="24"/>
        </w:rPr>
        <w:t>c</w:t>
      </w:r>
      <w:r>
        <w:rPr>
          <w:i/>
          <w:w w:val="105"/>
          <w:sz w:val="24"/>
          <w:vertAlign w:val="subscript"/>
        </w:rPr>
        <w:t>ij</w:t>
      </w:r>
      <w:r>
        <w:t>?</w:t>
      </w:r>
      <w:r w:rsidR="00ED754D">
        <w:t xml:space="preserve"> Representa o que? Custo, dist</w:t>
      </w:r>
      <w:r w:rsidR="007B7C4B">
        <w:t>â</w:t>
      </w:r>
      <w:r w:rsidR="00ED754D">
        <w:t xml:space="preserve">ncia ou tempo? </w:t>
      </w:r>
    </w:p>
    <w:p w14:paraId="321983AE" w14:textId="13F3F608" w:rsidR="00ED754D" w:rsidRDefault="00ED754D">
      <w:pPr>
        <w:pStyle w:val="Textodecomentrio"/>
      </w:pPr>
      <w:r>
        <w:t>Sugiro reescrever</w:t>
      </w:r>
      <w:r w:rsidR="007B7C4B">
        <w:t xml:space="preserve"> a função objetivo dessa</w:t>
      </w:r>
      <w:r>
        <w:t xml:space="preserve">. </w:t>
      </w:r>
    </w:p>
  </w:comment>
  <w:comment w:id="142" w:author="Samantha Araújo" w:date="2026-09-20T20:20:00Z" w:initials="SA">
    <w:p w14:paraId="51D49E81" w14:textId="77777777" w:rsidR="00D57165" w:rsidRDefault="00D57165">
      <w:pPr>
        <w:pStyle w:val="Textodecomentrio"/>
        <w:rPr>
          <w:i/>
          <w:spacing w:val="-5"/>
          <w:w w:val="105"/>
          <w:sz w:val="24"/>
          <w:vertAlign w:val="subscript"/>
        </w:rPr>
      </w:pPr>
      <w:r>
        <w:rPr>
          <w:rStyle w:val="Refdecomentrio"/>
        </w:rPr>
        <w:annotationRef/>
      </w:r>
      <w:r>
        <w:t xml:space="preserve">O que é </w:t>
      </w:r>
      <w:r>
        <w:rPr>
          <w:i/>
          <w:w w:val="105"/>
          <w:sz w:val="24"/>
        </w:rPr>
        <w:t>x</w:t>
      </w:r>
      <w:r>
        <w:rPr>
          <w:i/>
          <w:w w:val="105"/>
          <w:sz w:val="24"/>
          <w:vertAlign w:val="subscript"/>
        </w:rPr>
        <w:t>i</w:t>
      </w:r>
      <w:r>
        <w:rPr>
          <w:i/>
          <w:spacing w:val="-5"/>
          <w:w w:val="105"/>
          <w:sz w:val="24"/>
          <w:vertAlign w:val="subscript"/>
        </w:rPr>
        <w:t xml:space="preserve">jk? </w:t>
      </w:r>
    </w:p>
    <w:p w14:paraId="77856B8C" w14:textId="61836617" w:rsidR="00D57165" w:rsidRPr="00D57165" w:rsidRDefault="00D57165">
      <w:pPr>
        <w:pStyle w:val="Textodecomentrio"/>
        <w:rPr>
          <w:iCs/>
        </w:rPr>
      </w:pPr>
      <w:r>
        <w:rPr>
          <w:iCs/>
          <w:spacing w:val="-5"/>
          <w:w w:val="105"/>
          <w:sz w:val="24"/>
        </w:rPr>
        <w:t>O que é o indíce K?</w:t>
      </w:r>
    </w:p>
  </w:comment>
  <w:comment w:id="144" w:author="Samantha Araújo" w:date="2026-09-20T20:22:00Z" w:initials="SA">
    <w:p w14:paraId="6F88E961" w14:textId="5873828A" w:rsidR="00ED754D" w:rsidRDefault="002C099D">
      <w:pPr>
        <w:pStyle w:val="Textodecomentrio"/>
      </w:pPr>
      <w:r>
        <w:rPr>
          <w:rStyle w:val="Refdecomentrio"/>
        </w:rPr>
        <w:annotationRef/>
      </w:r>
      <w:r>
        <w:t>Está correto?</w:t>
      </w:r>
    </w:p>
  </w:comment>
  <w:comment w:id="145" w:author="Samantha Araújo" w:date="2026-09-21T17:14:00Z" w:initials="SA">
    <w:p w14:paraId="30692BB6" w14:textId="66B70894" w:rsidR="00B97B2B" w:rsidRDefault="00B97B2B">
      <w:pPr>
        <w:pStyle w:val="Textodecomentrio"/>
      </w:pPr>
      <w:r>
        <w:rPr>
          <w:rStyle w:val="Refdecomentrio"/>
        </w:rPr>
        <w:annotationRef/>
      </w:r>
      <w:r w:rsidRPr="00B97B2B">
        <w:t xml:space="preserve">Se o ônibus deve terminar a viagem na empresa, por que </w:t>
      </w:r>
      <w:r>
        <w:t>essa restrição</w:t>
      </w:r>
      <w:r w:rsidRPr="00B97B2B">
        <w:t xml:space="preserve"> obriga o veículo a retornar ao nó 0, que você definiu como garagem?</w:t>
      </w:r>
    </w:p>
  </w:comment>
  <w:comment w:id="146" w:author="Samantha Araújo" w:date="2026-09-20T20:49:00Z" w:initials="SA">
    <w:p w14:paraId="43D3AF91" w14:textId="429B3877" w:rsidR="0036753C" w:rsidRDefault="0036753C">
      <w:pPr>
        <w:pStyle w:val="Textodecomentrio"/>
      </w:pPr>
      <w:r>
        <w:rPr>
          <w:rStyle w:val="Refdecomentrio"/>
        </w:rPr>
        <w:annotationRef/>
      </w:r>
      <w:r>
        <w:t>Está correto? Se esse conjunto contém nós de saída e destino está errado.....</w:t>
      </w:r>
    </w:p>
  </w:comment>
  <w:comment w:id="147" w:author="Samantha Araújo" w:date="2026-09-20T20:24:00Z" w:initials="SA">
    <w:p w14:paraId="2A14E74A" w14:textId="361FB009" w:rsidR="002C099D" w:rsidRPr="002C099D" w:rsidRDefault="002C099D">
      <w:pPr>
        <w:pStyle w:val="Textodecomentrio"/>
        <w:rPr>
          <w:iCs/>
        </w:rPr>
      </w:pPr>
      <w:r>
        <w:rPr>
          <w:rStyle w:val="Refdecomentrio"/>
        </w:rPr>
        <w:annotationRef/>
      </w:r>
      <w:r>
        <w:t xml:space="preserve">O que é </w:t>
      </w:r>
      <w:r>
        <w:rPr>
          <w:i/>
          <w:spacing w:val="-5"/>
          <w:sz w:val="24"/>
        </w:rPr>
        <w:t>Q</w:t>
      </w:r>
      <w:r>
        <w:rPr>
          <w:i/>
          <w:spacing w:val="-5"/>
          <w:sz w:val="24"/>
          <w:vertAlign w:val="subscript"/>
        </w:rPr>
        <w:t>k</w:t>
      </w:r>
      <w:r>
        <w:rPr>
          <w:iCs/>
          <w:spacing w:val="-5"/>
          <w:sz w:val="24"/>
        </w:rPr>
        <w:t>?</w:t>
      </w:r>
    </w:p>
  </w:comment>
  <w:comment w:id="148" w:author="Samantha Araújo" w:date="2026-09-20T20:24:00Z" w:initials="SA">
    <w:p w14:paraId="2DB42502" w14:textId="04E38AF3" w:rsidR="002C099D" w:rsidRPr="000A21B7" w:rsidRDefault="002C099D">
      <w:pPr>
        <w:pStyle w:val="Textodecomentrio"/>
        <w:rPr>
          <w:iCs/>
        </w:rPr>
      </w:pPr>
      <w:r>
        <w:rPr>
          <w:rStyle w:val="Refdecomentrio"/>
        </w:rPr>
        <w:annotationRef/>
      </w:r>
      <w:r>
        <w:t xml:space="preserve">Amanda, precisa-se definir anteriormente no texto todos os elementos das restrições. </w:t>
      </w:r>
      <w:r w:rsidR="000A21B7">
        <w:rPr>
          <w:i/>
          <w:sz w:val="24"/>
        </w:rPr>
        <w:t>e</w:t>
      </w:r>
      <w:r w:rsidR="000A21B7">
        <w:rPr>
          <w:i/>
          <w:sz w:val="24"/>
          <w:vertAlign w:val="subscript"/>
        </w:rPr>
        <w:t xml:space="preserve">i </w:t>
      </w:r>
      <w:r w:rsidR="000A21B7">
        <w:rPr>
          <w:iCs/>
          <w:sz w:val="24"/>
        </w:rPr>
        <w:t xml:space="preserve"> é vaiável ou parâmetro?</w:t>
      </w:r>
    </w:p>
    <w:p w14:paraId="06C65F45" w14:textId="77777777" w:rsidR="00B97B2B" w:rsidRDefault="00B97B2B">
      <w:pPr>
        <w:pStyle w:val="Textodecomentrio"/>
      </w:pPr>
    </w:p>
    <w:p w14:paraId="16D60F6F" w14:textId="21B15BF7" w:rsidR="00B97B2B" w:rsidRDefault="00B97B2B">
      <w:pPr>
        <w:pStyle w:val="Textodecomentrio"/>
      </w:pPr>
      <w:r>
        <w:t xml:space="preserve">E outra coisa, se ele tiver que retornar a garagem, como fica </w:t>
      </w:r>
      <w:r w:rsidRPr="00B97B2B">
        <w:t xml:space="preserve">se o ônibus sai do nó 0, visita os pontos 1 e 2 e retorna ao nó 0, a restrição temporal exige que o tempo aumente ao longo da rota. Então teríamos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0</m:t>
            </m:r>
          </m:sub>
        </m:sSub>
      </m:oMath>
      <w:r w:rsidRPr="00B97B2B">
        <w:t xml:space="preserve">, depois </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1</m:t>
            </m:r>
          </m:sub>
        </m:sSub>
      </m:oMath>
      <w:r w:rsidRPr="00B97B2B">
        <w:t xml:space="preserve">e, ao retornar,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2</m:t>
            </m:r>
          </m:sub>
        </m:sSub>
      </m:oMath>
      <w:r w:rsidRPr="00B97B2B">
        <w:t xml:space="preserve">. Como o mesmo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B97B2B">
        <w:t>pode representar o início e o fim da rota?</w:t>
      </w:r>
    </w:p>
  </w:comment>
  <w:comment w:id="149" w:author="Samantha Araújo" w:date="2026-09-20T20:25:00Z" w:initials="SA">
    <w:p w14:paraId="515C7DB8" w14:textId="77777777" w:rsidR="002C099D" w:rsidRDefault="002C099D">
      <w:pPr>
        <w:pStyle w:val="Textodecomentrio"/>
      </w:pPr>
      <w:r>
        <w:rPr>
          <w:rStyle w:val="Refdecomentrio"/>
        </w:rPr>
        <w:annotationRef/>
      </w:r>
      <w:r>
        <w:t>????????</w:t>
      </w:r>
    </w:p>
    <w:p w14:paraId="2DEA9BA5" w14:textId="4A859BAC" w:rsidR="00673786" w:rsidRPr="00673786" w:rsidRDefault="00673786">
      <w:pPr>
        <w:pStyle w:val="Textodecomentrio"/>
        <w:rPr>
          <w:b/>
          <w:bCs/>
        </w:rPr>
      </w:pPr>
      <w:r w:rsidRPr="00673786">
        <w:rPr>
          <w:b/>
          <w:bCs/>
        </w:rPr>
        <w:t xml:space="preserve">Quais são, nos dados reais da empresa, os valores de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m:t>
            </m:r>
          </m:sub>
        </m:sSub>
      </m:oMath>
      <w:r w:rsidRPr="00673786">
        <w:rPr>
          <w:b/>
          <w:bCs/>
        </w:rPr>
        <w:t xml:space="preserve">e </w:t>
      </w:r>
      <m:oMath>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i</m:t>
            </m:r>
          </m:sub>
        </m:sSub>
      </m:oMath>
      <w:r w:rsidRPr="00673786">
        <w:rPr>
          <w:b/>
          <w:bCs/>
        </w:rPr>
        <w:t>de cada parada utilizados n</w:t>
      </w:r>
      <w:r>
        <w:rPr>
          <w:b/>
          <w:bCs/>
        </w:rPr>
        <w:t>essa</w:t>
      </w:r>
      <w:r w:rsidRPr="00673786">
        <w:rPr>
          <w:b/>
          <w:bCs/>
        </w:rPr>
        <w:t xml:space="preserve"> restrição Como esses valores foram determinados?</w:t>
      </w:r>
    </w:p>
    <w:p w14:paraId="27B8EAD1" w14:textId="77777777" w:rsidR="00673786" w:rsidRDefault="00673786">
      <w:pPr>
        <w:pStyle w:val="Textodecomentrio"/>
      </w:pPr>
    </w:p>
    <w:p w14:paraId="639F29A3" w14:textId="77777777" w:rsidR="00C74CBD" w:rsidRDefault="00C74CBD">
      <w:pPr>
        <w:pStyle w:val="Textodecomentrio"/>
      </w:pPr>
      <w:r w:rsidRPr="00C74CBD">
        <w:t xml:space="preserve">Amanda, gostaria de entender melhor onde estão as janelas de tempo do problema. Pelo texto, </w:t>
      </w:r>
      <w:r>
        <w:t xml:space="preserve">entendi </w:t>
      </w:r>
      <w:r w:rsidRPr="00C74CBD">
        <w:t xml:space="preserve">que todos os funcionários </w:t>
      </w:r>
      <w:r>
        <w:t xml:space="preserve">devem chegar a </w:t>
      </w:r>
      <w:r w:rsidRPr="00C74CBD">
        <w:t xml:space="preserve">empresa até 6h30, mas não encontrei intervalos de atendimento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C74CBD">
        <w:t>associados aos pontos de embarque. Existem janelas de tempo para cada parada ou o problema possui apenas um horário limite de chegada à empresa?</w:t>
      </w:r>
    </w:p>
    <w:p w14:paraId="50EAAE01" w14:textId="77777777" w:rsidR="00510E12" w:rsidRDefault="00510E12">
      <w:pPr>
        <w:pStyle w:val="Textodecomentrio"/>
      </w:pPr>
    </w:p>
    <w:p w14:paraId="29E71D95" w14:textId="31C09624" w:rsidR="00673786" w:rsidRDefault="00673786">
      <w:pPr>
        <w:pStyle w:val="Textodecomentrio"/>
      </w:pPr>
      <w:r>
        <w:t>Se não precisar das janelas de tempo</w:t>
      </w:r>
      <w:r w:rsidRPr="00673786">
        <w:t>, seria importante rever a caracterização do problema como PRV com Janelas de Tempo, porque o que está sendo modelado parece ser uma restrição temporal no destino, e não janelas de atendimento nos nós.</w:t>
      </w:r>
    </w:p>
  </w:comment>
  <w:comment w:id="150" w:author="Samantha Araújo" w:date="2026-09-20T20:25:00Z" w:initials="SA">
    <w:p w14:paraId="16F359DF" w14:textId="79C34C3D" w:rsidR="002C099D" w:rsidRDefault="002C099D">
      <w:pPr>
        <w:pStyle w:val="Textodecomentrio"/>
      </w:pPr>
      <w:r>
        <w:rPr>
          <w:rStyle w:val="Refdecomentrio"/>
        </w:rPr>
        <w:annotationRef/>
      </w:r>
      <w:r>
        <w:t>Essa informação deve estar antes da modelagem, e não aqui.</w:t>
      </w:r>
    </w:p>
  </w:comment>
  <w:comment w:id="151" w:author="Samantha Araújo" w:date="2026-09-20T20:29:00Z" w:initials="SA">
    <w:p w14:paraId="75F46785" w14:textId="69B0B359" w:rsidR="00B177C7" w:rsidRDefault="0047502A">
      <w:pPr>
        <w:pStyle w:val="Textodecomentrio"/>
      </w:pPr>
      <w:r>
        <w:rPr>
          <w:rStyle w:val="Refdecomentrio"/>
        </w:rPr>
        <w:annotationRef/>
      </w:r>
      <w:r>
        <w:t>Eu tinha entendido que o veículo não retornaria para a garagem.....</w:t>
      </w:r>
      <w:r w:rsidR="00FB6ED7">
        <w:t xml:space="preserve"> Se ele retornar para a garagem, a formulação está inadequada.</w:t>
      </w:r>
    </w:p>
  </w:comment>
  <w:comment w:id="180" w:author="Samantha Araújo" w:date="2026-09-21T13:31:00Z" w:initials="SA">
    <w:p w14:paraId="160BBFDE" w14:textId="34CBA33A" w:rsidR="00CF21CD" w:rsidRDefault="00CF21CD">
      <w:pPr>
        <w:pStyle w:val="Textodecomentrio"/>
      </w:pPr>
      <w:r>
        <w:rPr>
          <w:rStyle w:val="Refdecomentrio"/>
        </w:rPr>
        <w:annotationRef/>
      </w:r>
      <w:r>
        <w:t>Melhorar a redação.</w:t>
      </w:r>
    </w:p>
  </w:comment>
  <w:comment w:id="198" w:author="Samantha Araújo" w:date="2026-09-21T13:46:00Z" w:initials="SA">
    <w:p w14:paraId="66373C1E" w14:textId="77777777" w:rsidR="00ED7BEA" w:rsidRDefault="00ED7BEA">
      <w:pPr>
        <w:pStyle w:val="Textodecomentrio"/>
      </w:pPr>
      <w:r>
        <w:rPr>
          <w:rStyle w:val="Refdecomentrio"/>
        </w:rPr>
        <w:annotationRef/>
      </w:r>
      <w:r>
        <w:t>Sugiro enumerar os nós.</w:t>
      </w:r>
    </w:p>
    <w:p w14:paraId="4052E9A2" w14:textId="77777777" w:rsidR="00412C0B" w:rsidRDefault="00412C0B">
      <w:pPr>
        <w:pStyle w:val="Textodecomentrio"/>
      </w:pPr>
      <w:r>
        <w:t>Onde é a Garagem e onde é a empresa?</w:t>
      </w:r>
    </w:p>
    <w:p w14:paraId="1BC8E3FA" w14:textId="5E13CAF9" w:rsidR="00412C0B" w:rsidRDefault="00412C0B">
      <w:pPr>
        <w:pStyle w:val="Textodecomentrio"/>
      </w:pPr>
      <w:r>
        <w:t xml:space="preserve">Sugiro colocar a Tabela 1 logo em seguida dessa figura. </w:t>
      </w:r>
    </w:p>
  </w:comment>
  <w:comment w:id="205" w:author="Samantha Araújo" w:date="2026-09-21T19:07:00Z" w:initials="SA">
    <w:p w14:paraId="536CE234" w14:textId="621A7D5C" w:rsidR="00355D4A" w:rsidRDefault="00355D4A">
      <w:pPr>
        <w:pStyle w:val="Textodecomentrio"/>
      </w:pPr>
      <w:r>
        <w:rPr>
          <w:rStyle w:val="Refdecomentrio"/>
        </w:rPr>
        <w:annotationRef/>
      </w:r>
      <w:r>
        <w:t>Concordância verbal inadequada.</w:t>
      </w:r>
    </w:p>
  </w:comment>
  <w:comment w:id="208" w:author="Samantha Araújo" w:date="2026-09-21T13:49:00Z" w:initials="SA">
    <w:p w14:paraId="765F7134" w14:textId="568B308D" w:rsidR="00A94F86" w:rsidRDefault="00A94F86">
      <w:pPr>
        <w:pStyle w:val="Textodecomentrio"/>
      </w:pPr>
      <w:r>
        <w:rPr>
          <w:rStyle w:val="Refdecomentrio"/>
        </w:rPr>
        <w:annotationRef/>
      </w:r>
      <w:r>
        <w:t>Não entendi......</w:t>
      </w:r>
    </w:p>
  </w:comment>
  <w:comment w:id="223" w:author="Samantha Araújo" w:date="2026-09-21T14:00:00Z" w:initials="SA">
    <w:p w14:paraId="24F259D7" w14:textId="77777777" w:rsidR="00F34AA6" w:rsidRDefault="00F34AA6">
      <w:pPr>
        <w:pStyle w:val="Textodecomentrio"/>
      </w:pPr>
      <w:r>
        <w:rPr>
          <w:rStyle w:val="Refdecomentrio"/>
        </w:rPr>
        <w:annotationRef/>
      </w:r>
      <w:r>
        <w:t>O que é isso?</w:t>
      </w:r>
    </w:p>
    <w:p w14:paraId="44FF0ACD" w14:textId="77777777" w:rsidR="00F34AA6" w:rsidRDefault="00F700F8">
      <w:pPr>
        <w:pStyle w:val="Textodecomentrio"/>
      </w:pPr>
      <w:r>
        <w:t xml:space="preserve">O que eu estou acostumada a ver: </w:t>
      </w:r>
      <w:r w:rsidR="00F34AA6" w:rsidRPr="00F34AA6">
        <w:t xml:space="preserve">Vizinho Mais Próximo é usado para </w:t>
      </w:r>
      <w:r w:rsidR="00F34AA6" w:rsidRPr="00F34AA6">
        <w:rPr>
          <w:b/>
          <w:bCs/>
        </w:rPr>
        <w:t>gerar a solução inicial</w:t>
      </w:r>
      <w:r w:rsidR="00F34AA6" w:rsidRPr="00F34AA6">
        <w:t xml:space="preserve"> da Busca Tabu</w:t>
      </w:r>
      <w:r w:rsidR="00F34AA6">
        <w:t>.</w:t>
      </w:r>
    </w:p>
    <w:p w14:paraId="1710A28C" w14:textId="77777777" w:rsidR="00F700F8" w:rsidRDefault="00F700F8">
      <w:pPr>
        <w:pStyle w:val="Textodecomentrio"/>
      </w:pPr>
    </w:p>
    <w:p w14:paraId="3FC48B55" w14:textId="6A353A4E" w:rsidR="00F700F8" w:rsidRDefault="00F700F8">
      <w:pPr>
        <w:pStyle w:val="Textodecomentrio"/>
      </w:pPr>
      <w:r>
        <w:t xml:space="preserve">Pergunta: </w:t>
      </w:r>
      <w:r w:rsidRPr="00F700F8">
        <w:t>Vizinho Mais Próximo será um método independente ou gerará a solução inicial da Busca Tabu?</w:t>
      </w:r>
    </w:p>
  </w:comment>
  <w:comment w:id="252" w:author="Samantha Araújo" w:date="2026-09-21T14:09:00Z" w:initials="SA">
    <w:p w14:paraId="20008531" w14:textId="159ADBAD" w:rsidR="001E1B90" w:rsidRDefault="001E1B90">
      <w:pPr>
        <w:pStyle w:val="Textodecomentrio"/>
      </w:pPr>
      <w:r>
        <w:rPr>
          <w:rStyle w:val="Refdecomentrio"/>
        </w:rPr>
        <w:annotationRef/>
      </w:r>
      <w:r>
        <w:t xml:space="preserve">Frase sem sentido.... </w:t>
      </w:r>
    </w:p>
  </w:comment>
  <w:comment w:id="254" w:author="Samantha Araújo" w:date="2026-09-21T14:11:00Z" w:initials="SA">
    <w:p w14:paraId="2ECA0519" w14:textId="59B176E9" w:rsidR="001E1B90" w:rsidRDefault="001E1B90">
      <w:pPr>
        <w:pStyle w:val="Textodecomentrio"/>
      </w:pPr>
      <w:r>
        <w:rPr>
          <w:rStyle w:val="Refdecomentrio"/>
        </w:rPr>
        <w:annotationRef/>
      </w:r>
      <w:r w:rsidR="00C977F5" w:rsidRPr="00C977F5">
        <w:t>Como foi escolhido o limite de 2,8 km? As distâncias da tabela correspondem ao trajeto de caminhada pela rede de ruas ou à distância geométrica? Quantas pessoas caminham acima d</w:t>
      </w:r>
      <w:r w:rsidR="00C977F5">
        <w:t>os</w:t>
      </w:r>
      <w:r w:rsidR="00C977F5" w:rsidRPr="00C977F5">
        <w:t xml:space="preserve"> limites definidos com a empresa</w:t>
      </w:r>
      <w:r w:rsidR="00C977F5">
        <w:t>?</w:t>
      </w:r>
    </w:p>
  </w:comment>
  <w:comment w:id="255" w:author="Samantha Araújo" w:date="2026-09-21T14:12:00Z" w:initials="SA">
    <w:p w14:paraId="253EBA8F" w14:textId="07BAF770" w:rsidR="001E1B90" w:rsidRDefault="001E1B90">
      <w:pPr>
        <w:pStyle w:val="Textodecomentrio"/>
      </w:pPr>
      <w:r>
        <w:rPr>
          <w:rStyle w:val="Refdecomentrio"/>
        </w:rPr>
        <w:annotationRef/>
      </w:r>
      <w:r>
        <w:t xml:space="preserve">Sugiro enumerar os nós, para ficar claro qual bairro está sendo representado.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68A53" w15:done="0"/>
  <w15:commentEx w15:paraId="02D1DCD3" w15:done="0"/>
  <w15:commentEx w15:paraId="3FDE624E" w15:done="0"/>
  <w15:commentEx w15:paraId="2F352E32" w15:done="0"/>
  <w15:commentEx w15:paraId="401841A9" w15:done="0"/>
  <w15:commentEx w15:paraId="0AFA82C7" w15:done="0"/>
  <w15:commentEx w15:paraId="3C64359C" w15:done="0"/>
  <w15:commentEx w15:paraId="61AAAFA1" w15:done="0"/>
  <w15:commentEx w15:paraId="18CA769F" w15:done="0"/>
  <w15:commentEx w15:paraId="149D48F1" w15:done="0"/>
  <w15:commentEx w15:paraId="7FD5F6ED" w15:done="0"/>
  <w15:commentEx w15:paraId="58FB024F" w15:done="0"/>
  <w15:commentEx w15:paraId="6341BDC9" w15:done="0"/>
  <w15:commentEx w15:paraId="6E460249" w15:done="0"/>
  <w15:commentEx w15:paraId="231E4FD7" w15:done="0"/>
  <w15:commentEx w15:paraId="2B8815B1" w15:done="0"/>
  <w15:commentEx w15:paraId="1A4EBE6E" w15:done="0"/>
  <w15:commentEx w15:paraId="6B860584" w15:done="0"/>
  <w15:commentEx w15:paraId="4BB33EE7" w15:done="0"/>
  <w15:commentEx w15:paraId="17BCFB54" w15:done="0"/>
  <w15:commentEx w15:paraId="18B83436" w15:done="0"/>
  <w15:commentEx w15:paraId="1CD1829E" w15:done="0"/>
  <w15:commentEx w15:paraId="321983AE" w15:done="0"/>
  <w15:commentEx w15:paraId="77856B8C" w15:done="0"/>
  <w15:commentEx w15:paraId="6F88E961" w15:done="0"/>
  <w15:commentEx w15:paraId="30692BB6" w15:done="0"/>
  <w15:commentEx w15:paraId="43D3AF91" w15:done="0"/>
  <w15:commentEx w15:paraId="2A14E74A" w15:done="0"/>
  <w15:commentEx w15:paraId="16D60F6F" w15:done="0"/>
  <w15:commentEx w15:paraId="29E71D95" w15:done="0"/>
  <w15:commentEx w15:paraId="16F359DF" w15:done="0"/>
  <w15:commentEx w15:paraId="75F46785" w15:done="0"/>
  <w15:commentEx w15:paraId="160BBFDE" w15:done="0"/>
  <w15:commentEx w15:paraId="1BC8E3FA" w15:done="0"/>
  <w15:commentEx w15:paraId="536CE234" w15:done="0"/>
  <w15:commentEx w15:paraId="765F7134" w15:done="0"/>
  <w15:commentEx w15:paraId="3FC48B55" w15:done="0"/>
  <w15:commentEx w15:paraId="20008531" w15:done="0"/>
  <w15:commentEx w15:paraId="2ECA0519" w15:done="0"/>
  <w15:commentEx w15:paraId="253EBA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0CFA95" w16cex:dateUtc="2026-09-21T22:23:00Z"/>
  <w16cex:commentExtensible w16cex:durableId="5ABE07EE" w16cex:dateUtc="2026-09-11T18:24:00Z"/>
  <w16cex:commentExtensible w16cex:durableId="4CC874A1" w16cex:dateUtc="2026-09-18T13:07:00Z"/>
  <w16cex:commentExtensible w16cex:durableId="63977B2B" w16cex:dateUtc="2026-09-18T13:22:00Z"/>
  <w16cex:commentExtensible w16cex:durableId="55A86960" w16cex:dateUtc="2026-09-18T13:23:00Z"/>
  <w16cex:commentExtensible w16cex:durableId="5C7FDE6D" w16cex:dateUtc="2026-09-11T18:45:00Z"/>
  <w16cex:commentExtensible w16cex:durableId="0872056D" w16cex:dateUtc="2026-09-18T13:27:00Z"/>
  <w16cex:commentExtensible w16cex:durableId="5E2D504E" w16cex:dateUtc="2026-09-11T18:48:00Z"/>
  <w16cex:commentExtensible w16cex:durableId="0EC5CD8B" w16cex:dateUtc="2026-09-18T13:32:00Z"/>
  <w16cex:commentExtensible w16cex:durableId="3FB9A53C" w16cex:dateUtc="2026-09-20T22:43:00Z"/>
  <w16cex:commentExtensible w16cex:durableId="200E31A1" w16cex:dateUtc="2026-09-11T19:09:00Z"/>
  <w16cex:commentExtensible w16cex:durableId="27F294F7" w16cex:dateUtc="2026-09-22T13:23:00Z"/>
  <w16cex:commentExtensible w16cex:durableId="3C704BD9" w16cex:dateUtc="2026-09-22T13:05:00Z"/>
  <w16cex:commentExtensible w16cex:durableId="4D725A95" w16cex:dateUtc="2026-09-20T22:50:00Z"/>
  <w16cex:commentExtensible w16cex:durableId="2F5B25F9" w16cex:dateUtc="2026-09-20T22:51:00Z"/>
  <w16cex:commentExtensible w16cex:durableId="5506BA40" w16cex:dateUtc="2026-09-20T22:52:00Z"/>
  <w16cex:commentExtensible w16cex:durableId="23B518EC" w16cex:dateUtc="2026-09-20T23:01:00Z"/>
  <w16cex:commentExtensible w16cex:durableId="12979BCC" w16cex:dateUtc="2026-09-20T23:03:00Z"/>
  <w16cex:commentExtensible w16cex:durableId="0A973F85" w16cex:dateUtc="2026-09-21T22:26:00Z"/>
  <w16cex:commentExtensible w16cex:durableId="457E903A" w16cex:dateUtc="2026-09-21T16:21:00Z"/>
  <w16cex:commentExtensible w16cex:durableId="20EEA70C" w16cex:dateUtc="2026-09-21T20:31:00Z"/>
  <w16cex:commentExtensible w16cex:durableId="2B52993F" w16cex:dateUtc="2026-09-22T13:51:00Z"/>
  <w16cex:commentExtensible w16cex:durableId="31ED574D" w16cex:dateUtc="2026-09-20T23:20:00Z"/>
  <w16cex:commentExtensible w16cex:durableId="5F4225D2" w16cex:dateUtc="2026-09-20T23:20:00Z"/>
  <w16cex:commentExtensible w16cex:durableId="7ECCD091" w16cex:dateUtc="2026-09-20T23:22:00Z"/>
  <w16cex:commentExtensible w16cex:durableId="792B2121" w16cex:dateUtc="2026-09-21T20:14:00Z"/>
  <w16cex:commentExtensible w16cex:durableId="2EE2DF75" w16cex:dateUtc="2026-09-20T23:49:00Z"/>
  <w16cex:commentExtensible w16cex:durableId="7F8BA700" w16cex:dateUtc="2026-09-20T23:24:00Z"/>
  <w16cex:commentExtensible w16cex:durableId="204637CF" w16cex:dateUtc="2026-09-20T23:24:00Z"/>
  <w16cex:commentExtensible w16cex:durableId="557A7EDE" w16cex:dateUtc="2026-09-20T23:25:00Z"/>
  <w16cex:commentExtensible w16cex:durableId="14E4BA95" w16cex:dateUtc="2026-09-20T23:25:00Z"/>
  <w16cex:commentExtensible w16cex:durableId="574FFCF5" w16cex:dateUtc="2026-09-20T23:29:00Z"/>
  <w16cex:commentExtensible w16cex:durableId="6B9B58F3" w16cex:dateUtc="2026-09-21T16:31:00Z"/>
  <w16cex:commentExtensible w16cex:durableId="4A67654C" w16cex:dateUtc="2026-09-21T16:46:00Z"/>
  <w16cex:commentExtensible w16cex:durableId="559A2FE9" w16cex:dateUtc="2026-09-21T22:07:00Z"/>
  <w16cex:commentExtensible w16cex:durableId="03949E51" w16cex:dateUtc="2026-09-21T16:49:00Z"/>
  <w16cex:commentExtensible w16cex:durableId="401E250C" w16cex:dateUtc="2026-09-21T17:00:00Z"/>
  <w16cex:commentExtensible w16cex:durableId="1E0C1CDB" w16cex:dateUtc="2026-09-21T17:09:00Z"/>
  <w16cex:commentExtensible w16cex:durableId="115F9F10" w16cex:dateUtc="2026-09-21T17:11:00Z"/>
  <w16cex:commentExtensible w16cex:durableId="60BF67D2" w16cex:dateUtc="2026-09-21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68A53" w16cid:durableId="7E0CFA95"/>
  <w16cid:commentId w16cid:paraId="02D1DCD3" w16cid:durableId="5ABE07EE"/>
  <w16cid:commentId w16cid:paraId="3FDE624E" w16cid:durableId="4CC874A1"/>
  <w16cid:commentId w16cid:paraId="2F352E32" w16cid:durableId="63977B2B"/>
  <w16cid:commentId w16cid:paraId="401841A9" w16cid:durableId="55A86960"/>
  <w16cid:commentId w16cid:paraId="0AFA82C7" w16cid:durableId="5C7FDE6D"/>
  <w16cid:commentId w16cid:paraId="3C64359C" w16cid:durableId="0872056D"/>
  <w16cid:commentId w16cid:paraId="61AAAFA1" w16cid:durableId="5E2D504E"/>
  <w16cid:commentId w16cid:paraId="18CA769F" w16cid:durableId="0EC5CD8B"/>
  <w16cid:commentId w16cid:paraId="149D48F1" w16cid:durableId="3FB9A53C"/>
  <w16cid:commentId w16cid:paraId="7FD5F6ED" w16cid:durableId="200E31A1"/>
  <w16cid:commentId w16cid:paraId="58FB024F" w16cid:durableId="27F294F7"/>
  <w16cid:commentId w16cid:paraId="6341BDC9" w16cid:durableId="3C704BD9"/>
  <w16cid:commentId w16cid:paraId="6E460249" w16cid:durableId="4D725A95"/>
  <w16cid:commentId w16cid:paraId="231E4FD7" w16cid:durableId="2F5B25F9"/>
  <w16cid:commentId w16cid:paraId="2B8815B1" w16cid:durableId="5506BA40"/>
  <w16cid:commentId w16cid:paraId="1A4EBE6E" w16cid:durableId="23B518EC"/>
  <w16cid:commentId w16cid:paraId="6B860584" w16cid:durableId="12979BCC"/>
  <w16cid:commentId w16cid:paraId="4BB33EE7" w16cid:durableId="0A973F85"/>
  <w16cid:commentId w16cid:paraId="17BCFB54" w16cid:durableId="457E903A"/>
  <w16cid:commentId w16cid:paraId="18B83436" w16cid:durableId="20EEA70C"/>
  <w16cid:commentId w16cid:paraId="1CD1829E" w16cid:durableId="2B52993F"/>
  <w16cid:commentId w16cid:paraId="321983AE" w16cid:durableId="31ED574D"/>
  <w16cid:commentId w16cid:paraId="77856B8C" w16cid:durableId="5F4225D2"/>
  <w16cid:commentId w16cid:paraId="6F88E961" w16cid:durableId="7ECCD091"/>
  <w16cid:commentId w16cid:paraId="30692BB6" w16cid:durableId="792B2121"/>
  <w16cid:commentId w16cid:paraId="43D3AF91" w16cid:durableId="2EE2DF75"/>
  <w16cid:commentId w16cid:paraId="2A14E74A" w16cid:durableId="7F8BA700"/>
  <w16cid:commentId w16cid:paraId="16D60F6F" w16cid:durableId="204637CF"/>
  <w16cid:commentId w16cid:paraId="29E71D95" w16cid:durableId="557A7EDE"/>
  <w16cid:commentId w16cid:paraId="16F359DF" w16cid:durableId="14E4BA95"/>
  <w16cid:commentId w16cid:paraId="75F46785" w16cid:durableId="574FFCF5"/>
  <w16cid:commentId w16cid:paraId="160BBFDE" w16cid:durableId="6B9B58F3"/>
  <w16cid:commentId w16cid:paraId="1BC8E3FA" w16cid:durableId="4A67654C"/>
  <w16cid:commentId w16cid:paraId="536CE234" w16cid:durableId="559A2FE9"/>
  <w16cid:commentId w16cid:paraId="765F7134" w16cid:durableId="03949E51"/>
  <w16cid:commentId w16cid:paraId="3FC48B55" w16cid:durableId="401E250C"/>
  <w16cid:commentId w16cid:paraId="20008531" w16cid:durableId="1E0C1CDB"/>
  <w16cid:commentId w16cid:paraId="2ECA0519" w16cid:durableId="115F9F10"/>
  <w16cid:commentId w16cid:paraId="253EBA8F" w16cid:durableId="60BF67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1868" w14:textId="77777777" w:rsidR="00494E64" w:rsidRDefault="00494E64">
      <w:r>
        <w:separator/>
      </w:r>
    </w:p>
  </w:endnote>
  <w:endnote w:type="continuationSeparator" w:id="0">
    <w:p w14:paraId="6369F5CA" w14:textId="77777777" w:rsidR="00494E64" w:rsidRDefault="00494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E926" w14:textId="77777777" w:rsidR="00494E64" w:rsidRDefault="00494E64">
      <w:r>
        <w:separator/>
      </w:r>
    </w:p>
  </w:footnote>
  <w:footnote w:type="continuationSeparator" w:id="0">
    <w:p w14:paraId="2304CF04" w14:textId="77777777" w:rsidR="00494E64" w:rsidRDefault="00494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04705"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5376" behindDoc="1" locked="0" layoutInCell="1" allowOverlap="1" wp14:anchorId="6280B1A6" wp14:editId="7E2C1800">
              <wp:simplePos x="0" y="0"/>
              <wp:positionH relativeFrom="page">
                <wp:posOffset>2681287</wp:posOffset>
              </wp:positionH>
              <wp:positionV relativeFrom="page">
                <wp:posOffset>1078844</wp:posOffset>
              </wp:positionV>
              <wp:extent cx="2560955"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0955" cy="208915"/>
                      </a:xfrm>
                      <a:prstGeom prst="rect">
                        <a:avLst/>
                      </a:prstGeom>
                    </wps:spPr>
                    <wps:txbx>
                      <w:txbxContent>
                        <w:p w14:paraId="7E2ECCB8" w14:textId="77777777" w:rsidR="00036C99" w:rsidRDefault="004767C7">
                          <w:pPr>
                            <w:pStyle w:val="Corpodetexto"/>
                            <w:spacing w:before="17"/>
                            <w:ind w:left="20"/>
                          </w:pPr>
                          <w:r>
                            <w:t>AMANDA</w:t>
                          </w:r>
                          <w:r>
                            <w:rPr>
                              <w:spacing w:val="-14"/>
                            </w:rPr>
                            <w:t xml:space="preserve"> </w:t>
                          </w:r>
                          <w:r>
                            <w:t>RESENHE</w:t>
                          </w:r>
                          <w:r>
                            <w:rPr>
                              <w:spacing w:val="-13"/>
                            </w:rPr>
                            <w:t xml:space="preserve"> </w:t>
                          </w:r>
                          <w:r>
                            <w:t>DIAS</w:t>
                          </w:r>
                          <w:r>
                            <w:rPr>
                              <w:spacing w:val="-14"/>
                            </w:rPr>
                            <w:t xml:space="preserve"> </w:t>
                          </w:r>
                          <w:r>
                            <w:rPr>
                              <w:spacing w:val="-2"/>
                            </w:rPr>
                            <w:t>SIQUEIRA</w:t>
                          </w:r>
                        </w:p>
                      </w:txbxContent>
                    </wps:txbx>
                    <wps:bodyPr wrap="square" lIns="0" tIns="0" rIns="0" bIns="0" rtlCol="0">
                      <a:noAutofit/>
                    </wps:bodyPr>
                  </wps:wsp>
                </a:graphicData>
              </a:graphic>
            </wp:anchor>
          </w:drawing>
        </mc:Choice>
        <mc:Fallback>
          <w:pict>
            <v:shapetype w14:anchorId="6280B1A6" id="_x0000_t202" coordsize="21600,21600" o:spt="202" path="m,l,21600r21600,l21600,xe">
              <v:stroke joinstyle="miter"/>
              <v:path gradientshapeok="t" o:connecttype="rect"/>
            </v:shapetype>
            <v:shape id="Textbox 2" o:spid="_x0000_s1029" type="#_x0000_t202" style="position:absolute;margin-left:211.1pt;margin-top:84.95pt;width:201.65pt;height:16.45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" filled="f" stroked="f">
              <v:textbox inset="0,0,0,0">
                <w:txbxContent>
                  <w:p w14:paraId="7E2ECCB8" w14:textId="77777777" w:rsidR="00036C99" w:rsidRDefault="004767C7">
                    <w:pPr>
                      <w:pStyle w:val="Corpodetexto"/>
                      <w:spacing w:before="17"/>
                      <w:ind w:left="20"/>
                    </w:pPr>
                    <w:r>
                      <w:t>AMANDA</w:t>
                    </w:r>
                    <w:r>
                      <w:rPr>
                        <w:spacing w:val="-14"/>
                      </w:rPr>
                      <w:t xml:space="preserve"> </w:t>
                    </w:r>
                    <w:r>
                      <w:t>RESENHE</w:t>
                    </w:r>
                    <w:r>
                      <w:rPr>
                        <w:spacing w:val="-13"/>
                      </w:rPr>
                      <w:t xml:space="preserve"> </w:t>
                    </w:r>
                    <w:r>
                      <w:t>DIAS</w:t>
                    </w:r>
                    <w:r>
                      <w:rPr>
                        <w:spacing w:val="-14"/>
                      </w:rPr>
                      <w:t xml:space="preserve"> </w:t>
                    </w:r>
                    <w:r>
                      <w:rPr>
                        <w:spacing w:val="-2"/>
                      </w:rPr>
                      <w:t>SIQUEIRA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6459"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5888" behindDoc="1" locked="0" layoutInCell="1" allowOverlap="1" wp14:anchorId="7CA1AB03" wp14:editId="612A8B66">
              <wp:simplePos x="0" y="0"/>
              <wp:positionH relativeFrom="page">
                <wp:posOffset>3612997</wp:posOffset>
              </wp:positionH>
              <wp:positionV relativeFrom="page">
                <wp:posOffset>1073378</wp:posOffset>
              </wp:positionV>
              <wp:extent cx="692150" cy="2235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223520"/>
                      </a:xfrm>
                      <a:prstGeom prst="rect">
                        <a:avLst/>
                      </a:prstGeom>
                    </wps:spPr>
                    <wps:txbx>
                      <w:txbxContent>
                        <w:p w14:paraId="51D89274" w14:textId="77777777" w:rsidR="00036C99" w:rsidRDefault="004767C7">
                          <w:pPr>
                            <w:spacing w:before="25"/>
                            <w:ind w:left="20"/>
                            <w:rPr>
                              <w:b/>
                              <w:sz w:val="24"/>
                            </w:rPr>
                          </w:pPr>
                          <w:r>
                            <w:rPr>
                              <w:b/>
                              <w:spacing w:val="-2"/>
                              <w:sz w:val="24"/>
                            </w:rPr>
                            <w:t>RESUMO</w:t>
                          </w:r>
                        </w:p>
                      </w:txbxContent>
                    </wps:txbx>
                    <wps:bodyPr wrap="square" lIns="0" tIns="0" rIns="0" bIns="0" rtlCol="0">
                      <a:noAutofit/>
                    </wps:bodyPr>
                  </wps:wsp>
                </a:graphicData>
              </a:graphic>
            </wp:anchor>
          </w:drawing>
        </mc:Choice>
        <mc:Fallback>
          <w:pict>
            <v:shapetype w14:anchorId="7CA1AB03" id="_x0000_t202" coordsize="21600,21600" o:spt="202" path="m,l,21600r21600,l21600,xe">
              <v:stroke joinstyle="miter"/>
              <v:path gradientshapeok="t" o:connecttype="rect"/>
            </v:shapetype>
            <v:shape id="Textbox 7" o:spid="_x0000_s1030" type="#_x0000_t202" style="position:absolute;margin-left:284.5pt;margin-top:84.5pt;width:54.5pt;height:17.6pt;z-index:-164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" filled="f" stroked="f">
              <v:textbox inset="0,0,0,0">
                <w:txbxContent>
                  <w:p w14:paraId="51D89274" w14:textId="77777777" w:rsidR="00036C99" w:rsidRDefault="004767C7">
                    <w:pPr>
                      <w:spacing w:before="25"/>
                      <w:ind w:left="20"/>
                      <w:rPr>
                        <w:b/>
                        <w:sz w:val="24"/>
                      </w:rPr>
                    </w:pPr>
                    <w:r>
                      <w:rPr>
                        <w:b/>
                        <w:spacing w:val="-2"/>
                        <w:sz w:val="24"/>
                      </w:rPr>
                      <w:t>RESUMO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3963"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6400" behindDoc="1" locked="0" layoutInCell="1" allowOverlap="1" wp14:anchorId="3832A4E4" wp14:editId="09EC9AB2">
              <wp:simplePos x="0" y="0"/>
              <wp:positionH relativeFrom="page">
                <wp:posOffset>3539502</wp:posOffset>
              </wp:positionH>
              <wp:positionV relativeFrom="page">
                <wp:posOffset>1073378</wp:posOffset>
              </wp:positionV>
              <wp:extent cx="843915" cy="2235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223520"/>
                      </a:xfrm>
                      <a:prstGeom prst="rect">
                        <a:avLst/>
                      </a:prstGeom>
                    </wps:spPr>
                    <wps:txbx>
                      <w:txbxContent>
                        <w:p w14:paraId="07BE949C" w14:textId="77777777" w:rsidR="00036C99" w:rsidRDefault="004767C7">
                          <w:pPr>
                            <w:spacing w:before="25"/>
                            <w:ind w:left="20"/>
                            <w:rPr>
                              <w:b/>
                              <w:sz w:val="24"/>
                            </w:rPr>
                          </w:pPr>
                          <w:r>
                            <w:rPr>
                              <w:b/>
                              <w:spacing w:val="-2"/>
                              <w:sz w:val="24"/>
                            </w:rPr>
                            <w:t>ABSTRACT</w:t>
                          </w:r>
                        </w:p>
                      </w:txbxContent>
                    </wps:txbx>
                    <wps:bodyPr wrap="square" lIns="0" tIns="0" rIns="0" bIns="0" rtlCol="0">
                      <a:noAutofit/>
                    </wps:bodyPr>
                  </wps:wsp>
                </a:graphicData>
              </a:graphic>
            </wp:anchor>
          </w:drawing>
        </mc:Choice>
        <mc:Fallback>
          <w:pict>
            <v:shapetype w14:anchorId="3832A4E4" id="_x0000_t202" coordsize="21600,21600" o:spt="202" path="m,l,21600r21600,l21600,xe">
              <v:stroke joinstyle="miter"/>
              <v:path gradientshapeok="t" o:connecttype="rect"/>
            </v:shapetype>
            <v:shape id="Textbox 8" o:spid="_x0000_s1031" type="#_x0000_t202" style="position:absolute;margin-left:278.7pt;margin-top:84.5pt;width:66.45pt;height:17.6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" filled="f" stroked="f">
              <v:textbox inset="0,0,0,0">
                <w:txbxContent>
                  <w:p w14:paraId="07BE949C" w14:textId="77777777" w:rsidR="00036C99" w:rsidRDefault="004767C7">
                    <w:pPr>
                      <w:spacing w:before="25"/>
                      <w:ind w:left="20"/>
                      <w:rPr>
                        <w:b/>
                        <w:sz w:val="24"/>
                      </w:rPr>
                    </w:pPr>
                    <w:r>
                      <w:rPr>
                        <w:b/>
                        <w:spacing w:val="-2"/>
                        <w:sz w:val="24"/>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88726"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6912" behindDoc="1" locked="0" layoutInCell="1" allowOverlap="1" wp14:anchorId="54F7464D" wp14:editId="2D50D52F">
              <wp:simplePos x="0" y="0"/>
              <wp:positionH relativeFrom="page">
                <wp:posOffset>3221202</wp:posOffset>
              </wp:positionH>
              <wp:positionV relativeFrom="page">
                <wp:posOffset>1073378</wp:posOffset>
              </wp:positionV>
              <wp:extent cx="1437640" cy="2235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223520"/>
                      </a:xfrm>
                      <a:prstGeom prst="rect">
                        <a:avLst/>
                      </a:prstGeom>
                    </wps:spPr>
                    <wps:txbx>
                      <w:txbxContent>
                        <w:p w14:paraId="0400D305" w14:textId="77777777" w:rsidR="00036C99" w:rsidRDefault="004767C7">
                          <w:pPr>
                            <w:spacing w:before="25"/>
                            <w:ind w:left="20"/>
                            <w:rPr>
                              <w:b/>
                              <w:sz w:val="24"/>
                            </w:rPr>
                          </w:pPr>
                          <w:r>
                            <w:rPr>
                              <w:b/>
                              <w:spacing w:val="-2"/>
                              <w:sz w:val="24"/>
                            </w:rPr>
                            <w:t>LISTA</w:t>
                          </w:r>
                          <w:r>
                            <w:rPr>
                              <w:b/>
                              <w:spacing w:val="-11"/>
                              <w:sz w:val="24"/>
                            </w:rPr>
                            <w:t xml:space="preserve"> </w:t>
                          </w:r>
                          <w:r>
                            <w:rPr>
                              <w:b/>
                              <w:spacing w:val="-2"/>
                              <w:sz w:val="24"/>
                            </w:rPr>
                            <w:t>DE</w:t>
                          </w:r>
                          <w:r>
                            <w:rPr>
                              <w:b/>
                              <w:spacing w:val="-10"/>
                              <w:sz w:val="24"/>
                            </w:rPr>
                            <w:t xml:space="preserve"> </w:t>
                          </w:r>
                          <w:r>
                            <w:rPr>
                              <w:b/>
                              <w:spacing w:val="-2"/>
                              <w:sz w:val="24"/>
                            </w:rPr>
                            <w:t>FIGURAS</w:t>
                          </w:r>
                        </w:p>
                      </w:txbxContent>
                    </wps:txbx>
                    <wps:bodyPr wrap="square" lIns="0" tIns="0" rIns="0" bIns="0" rtlCol="0">
                      <a:noAutofit/>
                    </wps:bodyPr>
                  </wps:wsp>
                </a:graphicData>
              </a:graphic>
            </wp:anchor>
          </w:drawing>
        </mc:Choice>
        <mc:Fallback>
          <w:pict>
            <v:shapetype w14:anchorId="54F7464D" id="_x0000_t202" coordsize="21600,21600" o:spt="202" path="m,l,21600r21600,l21600,xe">
              <v:stroke joinstyle="miter"/>
              <v:path gradientshapeok="t" o:connecttype="rect"/>
            </v:shapetype>
            <v:shape id="Textbox 9" o:spid="_x0000_s1032" type="#_x0000_t202" style="position:absolute;margin-left:253.65pt;margin-top:84.5pt;width:113.2pt;height:17.6pt;z-index:-164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" filled="f" stroked="f">
              <v:textbox inset="0,0,0,0">
                <w:txbxContent>
                  <w:p w14:paraId="0400D305" w14:textId="77777777" w:rsidR="00036C99" w:rsidRDefault="004767C7">
                    <w:pPr>
                      <w:spacing w:before="25"/>
                      <w:ind w:left="20"/>
                      <w:rPr>
                        <w:b/>
                        <w:sz w:val="24"/>
                      </w:rPr>
                    </w:pPr>
                    <w:r>
                      <w:rPr>
                        <w:b/>
                        <w:spacing w:val="-2"/>
                        <w:sz w:val="24"/>
                      </w:rPr>
                      <w:t>LISTA</w:t>
                    </w:r>
                    <w:r>
                      <w:rPr>
                        <w:b/>
                        <w:spacing w:val="-11"/>
                        <w:sz w:val="24"/>
                      </w:rPr>
                      <w:t xml:space="preserve"> </w:t>
                    </w:r>
                    <w:r>
                      <w:rPr>
                        <w:b/>
                        <w:spacing w:val="-2"/>
                        <w:sz w:val="24"/>
                      </w:rPr>
                      <w:t>DE</w:t>
                    </w:r>
                    <w:r>
                      <w:rPr>
                        <w:b/>
                        <w:spacing w:val="-10"/>
                        <w:sz w:val="24"/>
                      </w:rPr>
                      <w:t xml:space="preserve"> </w:t>
                    </w:r>
                    <w:r>
                      <w:rPr>
                        <w:b/>
                        <w:spacing w:val="-2"/>
                        <w:sz w:val="24"/>
                      </w:rPr>
                      <w:t>FIGURAS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41A7"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7424" behindDoc="1" locked="0" layoutInCell="1" allowOverlap="1" wp14:anchorId="110F446B" wp14:editId="11C07645">
              <wp:simplePos x="0" y="0"/>
              <wp:positionH relativeFrom="page">
                <wp:posOffset>3215271</wp:posOffset>
              </wp:positionH>
              <wp:positionV relativeFrom="page">
                <wp:posOffset>1073378</wp:posOffset>
              </wp:positionV>
              <wp:extent cx="1449705" cy="223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705" cy="223520"/>
                      </a:xfrm>
                      <a:prstGeom prst="rect">
                        <a:avLst/>
                      </a:prstGeom>
                    </wps:spPr>
                    <wps:txbx>
                      <w:txbxContent>
                        <w:p w14:paraId="18D31F71" w14:textId="77777777" w:rsidR="00036C99" w:rsidRDefault="004767C7">
                          <w:pPr>
                            <w:spacing w:before="25"/>
                            <w:ind w:left="20"/>
                            <w:rPr>
                              <w:b/>
                              <w:sz w:val="24"/>
                            </w:rPr>
                          </w:pPr>
                          <w:r>
                            <w:rPr>
                              <w:b/>
                              <w:spacing w:val="-2"/>
                              <w:sz w:val="24"/>
                            </w:rPr>
                            <w:t>LISTA</w:t>
                          </w:r>
                          <w:r>
                            <w:rPr>
                              <w:b/>
                              <w:spacing w:val="-11"/>
                              <w:sz w:val="24"/>
                            </w:rPr>
                            <w:t xml:space="preserve"> </w:t>
                          </w:r>
                          <w:r>
                            <w:rPr>
                              <w:b/>
                              <w:spacing w:val="-2"/>
                              <w:sz w:val="24"/>
                            </w:rPr>
                            <w:t>DE</w:t>
                          </w:r>
                          <w:r>
                            <w:rPr>
                              <w:b/>
                              <w:spacing w:val="-10"/>
                              <w:sz w:val="24"/>
                            </w:rPr>
                            <w:t xml:space="preserve"> </w:t>
                          </w:r>
                          <w:r>
                            <w:rPr>
                              <w:b/>
                              <w:spacing w:val="-2"/>
                              <w:sz w:val="24"/>
                            </w:rPr>
                            <w:t>TABELAS</w:t>
                          </w:r>
                        </w:p>
                      </w:txbxContent>
                    </wps:txbx>
                    <wps:bodyPr wrap="square" lIns="0" tIns="0" rIns="0" bIns="0" rtlCol="0">
                      <a:noAutofit/>
                    </wps:bodyPr>
                  </wps:wsp>
                </a:graphicData>
              </a:graphic>
            </wp:anchor>
          </w:drawing>
        </mc:Choice>
        <mc:Fallback>
          <w:pict>
            <v:shapetype w14:anchorId="110F446B" id="_x0000_t202" coordsize="21600,21600" o:spt="202" path="m,l,21600r21600,l21600,xe">
              <v:stroke joinstyle="miter"/>
              <v:path gradientshapeok="t" o:connecttype="rect"/>
            </v:shapetype>
            <v:shape id="Textbox 10" o:spid="_x0000_s1033" type="#_x0000_t202" style="position:absolute;margin-left:253.15pt;margin-top:84.5pt;width:114.15pt;height:17.6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" filled="f" stroked="f">
              <v:textbox inset="0,0,0,0">
                <w:txbxContent>
                  <w:p w14:paraId="18D31F71" w14:textId="77777777" w:rsidR="00036C99" w:rsidRDefault="004767C7">
                    <w:pPr>
                      <w:spacing w:before="25"/>
                      <w:ind w:left="20"/>
                      <w:rPr>
                        <w:b/>
                        <w:sz w:val="24"/>
                      </w:rPr>
                    </w:pPr>
                    <w:r>
                      <w:rPr>
                        <w:b/>
                        <w:spacing w:val="-2"/>
                        <w:sz w:val="24"/>
                      </w:rPr>
                      <w:t>LISTA</w:t>
                    </w:r>
                    <w:r>
                      <w:rPr>
                        <w:b/>
                        <w:spacing w:val="-11"/>
                        <w:sz w:val="24"/>
                      </w:rPr>
                      <w:t xml:space="preserve"> </w:t>
                    </w:r>
                    <w:r>
                      <w:rPr>
                        <w:b/>
                        <w:spacing w:val="-2"/>
                        <w:sz w:val="24"/>
                      </w:rPr>
                      <w:t>DE</w:t>
                    </w:r>
                    <w:r>
                      <w:rPr>
                        <w:b/>
                        <w:spacing w:val="-10"/>
                        <w:sz w:val="24"/>
                      </w:rPr>
                      <w:t xml:space="preserve"> </w:t>
                    </w:r>
                    <w:r>
                      <w:rPr>
                        <w:b/>
                        <w:spacing w:val="-2"/>
                        <w:sz w:val="24"/>
                      </w:rPr>
                      <w:t>TABELAS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F1DE" w14:textId="77777777" w:rsidR="00036C99" w:rsidRDefault="00036C99">
    <w:pPr>
      <w:pStyle w:val="Corpodetexto"/>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C4DB" w14:textId="77777777" w:rsidR="00036C99" w:rsidRDefault="004767C7">
    <w:pPr>
      <w:pStyle w:val="Corpodetexto"/>
      <w:spacing w:line="14" w:lineRule="auto"/>
      <w:rPr>
        <w:sz w:val="20"/>
      </w:rPr>
    </w:pPr>
    <w:r>
      <w:rPr>
        <w:noProof/>
        <w:sz w:val="20"/>
      </w:rPr>
      <mc:AlternateContent>
        <mc:Choice Requires="wps">
          <w:drawing>
            <wp:anchor distT="0" distB="0" distL="0" distR="0" simplePos="0" relativeHeight="486887936" behindDoc="1" locked="0" layoutInCell="1" allowOverlap="1" wp14:anchorId="1F85EDCA" wp14:editId="7000251D">
              <wp:simplePos x="0" y="0"/>
              <wp:positionH relativeFrom="page">
                <wp:posOffset>6699656</wp:posOffset>
              </wp:positionH>
              <wp:positionV relativeFrom="page">
                <wp:posOffset>643897</wp:posOffset>
              </wp:positionV>
              <wp:extent cx="190500" cy="1784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78435"/>
                      </a:xfrm>
                      <a:prstGeom prst="rect">
                        <a:avLst/>
                      </a:prstGeom>
                    </wps:spPr>
                    <wps:txbx>
                      <w:txbxContent>
                        <w:p w14:paraId="598B6736" w14:textId="77777777" w:rsidR="00036C99" w:rsidRDefault="004767C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F85EDCA" id="_x0000_t202" coordsize="21600,21600" o:spt="202" path="m,l,21600r21600,l21600,xe">
              <v:stroke joinstyle="miter"/>
              <v:path gradientshapeok="t" o:connecttype="rect"/>
            </v:shapetype>
            <v:shape id="Textbox 11" o:spid="_x0000_s1034" type="#_x0000_t202" style="position:absolute;margin-left:527.55pt;margin-top:50.7pt;width:15pt;height:14.05pt;z-index:-164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" filled="f" stroked="f">
              <v:textbox inset="0,0,0,0">
                <w:txbxContent>
                  <w:p w14:paraId="598B6736" w14:textId="77777777" w:rsidR="00036C99" w:rsidRDefault="004767C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5963"/>
    <w:multiLevelType w:val="multilevel"/>
    <w:tmpl w:val="87646D02"/>
    <w:lvl w:ilvl="0">
      <w:start w:val="1"/>
      <w:numFmt w:val="decimal"/>
      <w:lvlText w:val="%1"/>
      <w:lvlJc w:val="left"/>
      <w:pPr>
        <w:ind w:left="420" w:hanging="299"/>
      </w:pPr>
      <w:rPr>
        <w:rFonts w:ascii="Times New Roman" w:eastAsia="Times New Roman" w:hAnsi="Times New Roman" w:cs="Times New Roman" w:hint="default"/>
        <w:b/>
        <w:bCs/>
        <w:i w:val="0"/>
        <w:iCs w:val="0"/>
        <w:spacing w:val="0"/>
        <w:w w:val="99"/>
        <w:sz w:val="24"/>
        <w:szCs w:val="24"/>
        <w:lang w:val="pt-PT" w:eastAsia="en-US" w:bidi="ar-SA"/>
      </w:rPr>
    </w:lvl>
    <w:lvl w:ilvl="1">
      <w:start w:val="1"/>
      <w:numFmt w:val="decimal"/>
      <w:lvlText w:val="%1.%2"/>
      <w:lvlJc w:val="left"/>
      <w:pPr>
        <w:ind w:left="660" w:hanging="538"/>
      </w:pPr>
      <w:rPr>
        <w:rFonts w:ascii="Times New Roman" w:eastAsia="Times New Roman" w:hAnsi="Times New Roman" w:cs="Times New Roman" w:hint="default"/>
        <w:b/>
        <w:bCs/>
        <w:i w:val="0"/>
        <w:iCs w:val="0"/>
        <w:spacing w:val="0"/>
        <w:w w:val="99"/>
        <w:sz w:val="24"/>
        <w:szCs w:val="24"/>
        <w:lang w:val="pt-PT" w:eastAsia="en-US" w:bidi="ar-SA"/>
      </w:rPr>
    </w:lvl>
    <w:lvl w:ilvl="2">
      <w:start w:val="1"/>
      <w:numFmt w:val="decimal"/>
      <w:lvlText w:val="%1.%2.%3"/>
      <w:lvlJc w:val="left"/>
      <w:pPr>
        <w:ind w:left="839" w:hanging="718"/>
      </w:pPr>
      <w:rPr>
        <w:rFonts w:ascii="Times New Roman" w:eastAsia="Times New Roman" w:hAnsi="Times New Roman" w:cs="Times New Roman" w:hint="default"/>
        <w:b/>
        <w:bCs/>
        <w:i/>
        <w:iCs/>
        <w:spacing w:val="0"/>
        <w:w w:val="99"/>
        <w:sz w:val="24"/>
        <w:szCs w:val="24"/>
        <w:lang w:val="pt-PT" w:eastAsia="en-US" w:bidi="ar-SA"/>
      </w:rPr>
    </w:lvl>
    <w:lvl w:ilvl="3">
      <w:numFmt w:val="bullet"/>
      <w:lvlText w:val="•"/>
      <w:lvlJc w:val="left"/>
      <w:pPr>
        <w:ind w:left="725" w:hanging="193"/>
      </w:pPr>
      <w:rPr>
        <w:rFonts w:ascii="Times New Roman" w:eastAsia="Times New Roman" w:hAnsi="Times New Roman" w:cs="Times New Roman" w:hint="default"/>
        <w:b w:val="0"/>
        <w:bCs w:val="0"/>
        <w:i w:val="0"/>
        <w:iCs w:val="0"/>
        <w:spacing w:val="0"/>
        <w:w w:val="99"/>
        <w:sz w:val="24"/>
        <w:szCs w:val="24"/>
        <w:lang w:val="pt-PT" w:eastAsia="en-US" w:bidi="ar-SA"/>
      </w:rPr>
    </w:lvl>
    <w:lvl w:ilvl="4">
      <w:numFmt w:val="bullet"/>
      <w:lvlText w:val="•"/>
      <w:lvlJc w:val="left"/>
      <w:pPr>
        <w:ind w:left="840" w:hanging="193"/>
      </w:pPr>
      <w:rPr>
        <w:rFonts w:hint="default"/>
        <w:lang w:val="pt-PT" w:eastAsia="en-US" w:bidi="ar-SA"/>
      </w:rPr>
    </w:lvl>
    <w:lvl w:ilvl="5">
      <w:numFmt w:val="bullet"/>
      <w:lvlText w:val="•"/>
      <w:lvlJc w:val="left"/>
      <w:pPr>
        <w:ind w:left="860" w:hanging="193"/>
      </w:pPr>
      <w:rPr>
        <w:rFonts w:hint="default"/>
        <w:lang w:val="pt-PT" w:eastAsia="en-US" w:bidi="ar-SA"/>
      </w:rPr>
    </w:lvl>
    <w:lvl w:ilvl="6">
      <w:numFmt w:val="bullet"/>
      <w:lvlText w:val="•"/>
      <w:lvlJc w:val="left"/>
      <w:pPr>
        <w:ind w:left="2558" w:hanging="193"/>
      </w:pPr>
      <w:rPr>
        <w:rFonts w:hint="default"/>
        <w:lang w:val="pt-PT" w:eastAsia="en-US" w:bidi="ar-SA"/>
      </w:rPr>
    </w:lvl>
    <w:lvl w:ilvl="7">
      <w:numFmt w:val="bullet"/>
      <w:lvlText w:val="•"/>
      <w:lvlJc w:val="left"/>
      <w:pPr>
        <w:ind w:left="4257" w:hanging="193"/>
      </w:pPr>
      <w:rPr>
        <w:rFonts w:hint="default"/>
        <w:lang w:val="pt-PT" w:eastAsia="en-US" w:bidi="ar-SA"/>
      </w:rPr>
    </w:lvl>
    <w:lvl w:ilvl="8">
      <w:numFmt w:val="bullet"/>
      <w:lvlText w:val="•"/>
      <w:lvlJc w:val="left"/>
      <w:pPr>
        <w:ind w:left="5956" w:hanging="193"/>
      </w:pPr>
      <w:rPr>
        <w:rFonts w:hint="default"/>
        <w:lang w:val="pt-PT" w:eastAsia="en-US" w:bidi="ar-SA"/>
      </w:rPr>
    </w:lvl>
  </w:abstractNum>
  <w:abstractNum w:abstractNumId="1" w15:restartNumberingAfterBreak="0">
    <w:nsid w:val="32164181"/>
    <w:multiLevelType w:val="hybridMultilevel"/>
    <w:tmpl w:val="25F224C2"/>
    <w:lvl w:ilvl="0" w:tplc="8CD8A5F0">
      <w:numFmt w:val="bullet"/>
      <w:lvlText w:val="•"/>
      <w:lvlJc w:val="left"/>
      <w:pPr>
        <w:ind w:left="725" w:hanging="201"/>
      </w:pPr>
      <w:rPr>
        <w:rFonts w:ascii="Times New Roman" w:eastAsia="Times New Roman" w:hAnsi="Times New Roman" w:cs="Times New Roman" w:hint="default"/>
        <w:b w:val="0"/>
        <w:bCs w:val="0"/>
        <w:i w:val="0"/>
        <w:iCs w:val="0"/>
        <w:spacing w:val="0"/>
        <w:w w:val="99"/>
        <w:sz w:val="24"/>
        <w:szCs w:val="24"/>
        <w:lang w:val="pt-PT" w:eastAsia="en-US" w:bidi="ar-SA"/>
      </w:rPr>
    </w:lvl>
    <w:lvl w:ilvl="1" w:tplc="5E985496">
      <w:numFmt w:val="bullet"/>
      <w:lvlText w:val="•"/>
      <w:lvlJc w:val="left"/>
      <w:pPr>
        <w:ind w:left="1583" w:hanging="201"/>
      </w:pPr>
      <w:rPr>
        <w:rFonts w:hint="default"/>
        <w:lang w:val="pt-PT" w:eastAsia="en-US" w:bidi="ar-SA"/>
      </w:rPr>
    </w:lvl>
    <w:lvl w:ilvl="2" w:tplc="91945580">
      <w:numFmt w:val="bullet"/>
      <w:lvlText w:val="•"/>
      <w:lvlJc w:val="left"/>
      <w:pPr>
        <w:ind w:left="2446" w:hanging="201"/>
      </w:pPr>
      <w:rPr>
        <w:rFonts w:hint="default"/>
        <w:lang w:val="pt-PT" w:eastAsia="en-US" w:bidi="ar-SA"/>
      </w:rPr>
    </w:lvl>
    <w:lvl w:ilvl="3" w:tplc="641AD3E0">
      <w:numFmt w:val="bullet"/>
      <w:lvlText w:val="•"/>
      <w:lvlJc w:val="left"/>
      <w:pPr>
        <w:ind w:left="3310" w:hanging="201"/>
      </w:pPr>
      <w:rPr>
        <w:rFonts w:hint="default"/>
        <w:lang w:val="pt-PT" w:eastAsia="en-US" w:bidi="ar-SA"/>
      </w:rPr>
    </w:lvl>
    <w:lvl w:ilvl="4" w:tplc="B6FC512C">
      <w:numFmt w:val="bullet"/>
      <w:lvlText w:val="•"/>
      <w:lvlJc w:val="left"/>
      <w:pPr>
        <w:ind w:left="4173" w:hanging="201"/>
      </w:pPr>
      <w:rPr>
        <w:rFonts w:hint="default"/>
        <w:lang w:val="pt-PT" w:eastAsia="en-US" w:bidi="ar-SA"/>
      </w:rPr>
    </w:lvl>
    <w:lvl w:ilvl="5" w:tplc="865C06F8">
      <w:numFmt w:val="bullet"/>
      <w:lvlText w:val="•"/>
      <w:lvlJc w:val="left"/>
      <w:pPr>
        <w:ind w:left="5037" w:hanging="201"/>
      </w:pPr>
      <w:rPr>
        <w:rFonts w:hint="default"/>
        <w:lang w:val="pt-PT" w:eastAsia="en-US" w:bidi="ar-SA"/>
      </w:rPr>
    </w:lvl>
    <w:lvl w:ilvl="6" w:tplc="DBBC607E">
      <w:numFmt w:val="bullet"/>
      <w:lvlText w:val="•"/>
      <w:lvlJc w:val="left"/>
      <w:pPr>
        <w:ind w:left="5900" w:hanging="201"/>
      </w:pPr>
      <w:rPr>
        <w:rFonts w:hint="default"/>
        <w:lang w:val="pt-PT" w:eastAsia="en-US" w:bidi="ar-SA"/>
      </w:rPr>
    </w:lvl>
    <w:lvl w:ilvl="7" w:tplc="30466BB8">
      <w:numFmt w:val="bullet"/>
      <w:lvlText w:val="•"/>
      <w:lvlJc w:val="left"/>
      <w:pPr>
        <w:ind w:left="6764" w:hanging="201"/>
      </w:pPr>
      <w:rPr>
        <w:rFonts w:hint="default"/>
        <w:lang w:val="pt-PT" w:eastAsia="en-US" w:bidi="ar-SA"/>
      </w:rPr>
    </w:lvl>
    <w:lvl w:ilvl="8" w:tplc="E3AE2F58">
      <w:numFmt w:val="bullet"/>
      <w:lvlText w:val="•"/>
      <w:lvlJc w:val="left"/>
      <w:pPr>
        <w:ind w:left="7627" w:hanging="201"/>
      </w:pPr>
      <w:rPr>
        <w:rFonts w:hint="default"/>
        <w:lang w:val="pt-PT" w:eastAsia="en-US" w:bidi="ar-SA"/>
      </w:rPr>
    </w:lvl>
  </w:abstractNum>
  <w:num w:numId="1" w16cid:durableId="856966429">
    <w:abstractNumId w:val="1"/>
  </w:num>
  <w:num w:numId="2" w16cid:durableId="3570011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se222">
    <w15:presenceInfo w15:providerId="AD" w15:userId="S::license222@365office.site::a825babf-49c5-430c-aa95-8f1c7a6bfdcb"/>
  </w15:person>
  <w15:person w15:author="Samantha Araújo">
    <w15:presenceInfo w15:providerId="Windows Live" w15:userId="489db7b9384418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99"/>
    <w:rsid w:val="00000B60"/>
    <w:rsid w:val="00004E6B"/>
    <w:rsid w:val="00036C99"/>
    <w:rsid w:val="00074B38"/>
    <w:rsid w:val="00076429"/>
    <w:rsid w:val="000A21B7"/>
    <w:rsid w:val="000D6110"/>
    <w:rsid w:val="000F6ADA"/>
    <w:rsid w:val="00127BF5"/>
    <w:rsid w:val="00146403"/>
    <w:rsid w:val="001C1FF9"/>
    <w:rsid w:val="001C5954"/>
    <w:rsid w:val="001D7FEA"/>
    <w:rsid w:val="001E1B90"/>
    <w:rsid w:val="001E4711"/>
    <w:rsid w:val="001F76E0"/>
    <w:rsid w:val="001F7913"/>
    <w:rsid w:val="002155D1"/>
    <w:rsid w:val="00252CC0"/>
    <w:rsid w:val="0027044D"/>
    <w:rsid w:val="00277CB8"/>
    <w:rsid w:val="00280886"/>
    <w:rsid w:val="002877D1"/>
    <w:rsid w:val="002A3798"/>
    <w:rsid w:val="002C099D"/>
    <w:rsid w:val="002C1233"/>
    <w:rsid w:val="002D0256"/>
    <w:rsid w:val="0034291C"/>
    <w:rsid w:val="00350420"/>
    <w:rsid w:val="00355D4A"/>
    <w:rsid w:val="00365B38"/>
    <w:rsid w:val="0036753C"/>
    <w:rsid w:val="003E1CF3"/>
    <w:rsid w:val="003F1615"/>
    <w:rsid w:val="00412C0B"/>
    <w:rsid w:val="00422E83"/>
    <w:rsid w:val="00427815"/>
    <w:rsid w:val="00465810"/>
    <w:rsid w:val="0047502A"/>
    <w:rsid w:val="0047546F"/>
    <w:rsid w:val="004767C7"/>
    <w:rsid w:val="00494E64"/>
    <w:rsid w:val="004950B3"/>
    <w:rsid w:val="004A1F30"/>
    <w:rsid w:val="004C3669"/>
    <w:rsid w:val="00504393"/>
    <w:rsid w:val="00510E12"/>
    <w:rsid w:val="00513DD1"/>
    <w:rsid w:val="00515569"/>
    <w:rsid w:val="005227CE"/>
    <w:rsid w:val="00522B80"/>
    <w:rsid w:val="00544981"/>
    <w:rsid w:val="00545991"/>
    <w:rsid w:val="00545C37"/>
    <w:rsid w:val="005806BD"/>
    <w:rsid w:val="00584914"/>
    <w:rsid w:val="005A7AE2"/>
    <w:rsid w:val="005C5660"/>
    <w:rsid w:val="005D6B29"/>
    <w:rsid w:val="005E118B"/>
    <w:rsid w:val="005E5EBD"/>
    <w:rsid w:val="0061185A"/>
    <w:rsid w:val="0062770F"/>
    <w:rsid w:val="00666EC5"/>
    <w:rsid w:val="00673786"/>
    <w:rsid w:val="006A71B5"/>
    <w:rsid w:val="006B11B0"/>
    <w:rsid w:val="006B49C6"/>
    <w:rsid w:val="006C4EA4"/>
    <w:rsid w:val="006E4F6D"/>
    <w:rsid w:val="00716D8E"/>
    <w:rsid w:val="0073260D"/>
    <w:rsid w:val="007373F8"/>
    <w:rsid w:val="007404F3"/>
    <w:rsid w:val="00755E6A"/>
    <w:rsid w:val="007B7B79"/>
    <w:rsid w:val="007B7C4B"/>
    <w:rsid w:val="007C1AD4"/>
    <w:rsid w:val="007C3374"/>
    <w:rsid w:val="007D58EA"/>
    <w:rsid w:val="007E1B93"/>
    <w:rsid w:val="007E31ED"/>
    <w:rsid w:val="00824E24"/>
    <w:rsid w:val="00832F0A"/>
    <w:rsid w:val="00846D68"/>
    <w:rsid w:val="0086427B"/>
    <w:rsid w:val="008731D8"/>
    <w:rsid w:val="008B74EE"/>
    <w:rsid w:val="008F3255"/>
    <w:rsid w:val="008F4833"/>
    <w:rsid w:val="00902129"/>
    <w:rsid w:val="0091061D"/>
    <w:rsid w:val="009208B2"/>
    <w:rsid w:val="009327FB"/>
    <w:rsid w:val="00935790"/>
    <w:rsid w:val="0096415B"/>
    <w:rsid w:val="00986D08"/>
    <w:rsid w:val="00996DB0"/>
    <w:rsid w:val="009B178C"/>
    <w:rsid w:val="009E3658"/>
    <w:rsid w:val="009F3856"/>
    <w:rsid w:val="00A319AA"/>
    <w:rsid w:val="00A94F86"/>
    <w:rsid w:val="00AE30E5"/>
    <w:rsid w:val="00AE4E43"/>
    <w:rsid w:val="00B05826"/>
    <w:rsid w:val="00B1127F"/>
    <w:rsid w:val="00B177C7"/>
    <w:rsid w:val="00B551F2"/>
    <w:rsid w:val="00B73238"/>
    <w:rsid w:val="00B97B2B"/>
    <w:rsid w:val="00BC5630"/>
    <w:rsid w:val="00BE6CFE"/>
    <w:rsid w:val="00BF65B4"/>
    <w:rsid w:val="00C0124C"/>
    <w:rsid w:val="00C020C0"/>
    <w:rsid w:val="00C051D6"/>
    <w:rsid w:val="00C15249"/>
    <w:rsid w:val="00C2566F"/>
    <w:rsid w:val="00C25CC2"/>
    <w:rsid w:val="00C51D3C"/>
    <w:rsid w:val="00C74CBD"/>
    <w:rsid w:val="00C75B55"/>
    <w:rsid w:val="00C7752E"/>
    <w:rsid w:val="00C977F5"/>
    <w:rsid w:val="00CF21CD"/>
    <w:rsid w:val="00D06118"/>
    <w:rsid w:val="00D135AE"/>
    <w:rsid w:val="00D16C11"/>
    <w:rsid w:val="00D35CC4"/>
    <w:rsid w:val="00D5054E"/>
    <w:rsid w:val="00D50FBA"/>
    <w:rsid w:val="00D57165"/>
    <w:rsid w:val="00D9660D"/>
    <w:rsid w:val="00DA0E07"/>
    <w:rsid w:val="00DB7AA6"/>
    <w:rsid w:val="00DD785E"/>
    <w:rsid w:val="00DE432E"/>
    <w:rsid w:val="00E002BF"/>
    <w:rsid w:val="00E75997"/>
    <w:rsid w:val="00E7692B"/>
    <w:rsid w:val="00EA64E5"/>
    <w:rsid w:val="00EA6F80"/>
    <w:rsid w:val="00EB7334"/>
    <w:rsid w:val="00EC16C4"/>
    <w:rsid w:val="00ED754D"/>
    <w:rsid w:val="00ED7BEA"/>
    <w:rsid w:val="00EE0D5E"/>
    <w:rsid w:val="00EE39EF"/>
    <w:rsid w:val="00EE4852"/>
    <w:rsid w:val="00F0518E"/>
    <w:rsid w:val="00F34AA6"/>
    <w:rsid w:val="00F40A00"/>
    <w:rsid w:val="00F43DEF"/>
    <w:rsid w:val="00F700F8"/>
    <w:rsid w:val="00F81EE2"/>
    <w:rsid w:val="00FA4F40"/>
    <w:rsid w:val="00FB3A32"/>
    <w:rsid w:val="00FB6ED7"/>
    <w:rsid w:val="00FF327B"/>
    <w:rsid w:val="00FF78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10B5"/>
  <w15:docId w15:val="{EE3B66FE-C744-4C5F-8AD8-DE24FF14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677" w:hanging="537"/>
      <w:outlineLvl w:val="0"/>
    </w:pPr>
    <w:rPr>
      <w:b/>
      <w:bCs/>
      <w:sz w:val="24"/>
      <w:szCs w:val="24"/>
    </w:rPr>
  </w:style>
  <w:style w:type="paragraph" w:styleId="Ttulo2">
    <w:name w:val="heading 2"/>
    <w:basedOn w:val="Normal"/>
    <w:uiPriority w:val="9"/>
    <w:unhideWhenUsed/>
    <w:qFormat/>
    <w:pPr>
      <w:ind w:left="140" w:hanging="717"/>
      <w:outlineLvl w:val="1"/>
    </w:pPr>
    <w:rPr>
      <w:b/>
      <w:bCs/>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25" w:hanging="537"/>
    </w:pPr>
  </w:style>
  <w:style w:type="paragraph" w:customStyle="1" w:styleId="TableParagraph">
    <w:name w:val="Table Paragraph"/>
    <w:basedOn w:val="Normal"/>
    <w:uiPriority w:val="1"/>
    <w:qFormat/>
    <w:pPr>
      <w:jc w:val="center"/>
    </w:pPr>
  </w:style>
  <w:style w:type="paragraph" w:styleId="Reviso">
    <w:name w:val="Revision"/>
    <w:hidden/>
    <w:uiPriority w:val="99"/>
    <w:semiHidden/>
    <w:rsid w:val="00996DB0"/>
    <w:pPr>
      <w:widowControl/>
      <w:autoSpaceDE/>
      <w:autoSpaceDN/>
    </w:pPr>
    <w:rPr>
      <w:rFonts w:ascii="Times New Roman" w:eastAsia="Times New Roman" w:hAnsi="Times New Roman" w:cs="Times New Roman"/>
      <w:lang w:val="pt-PT"/>
    </w:rPr>
  </w:style>
  <w:style w:type="character" w:styleId="Refdecomentrio">
    <w:name w:val="annotation reference"/>
    <w:basedOn w:val="Fontepargpadro"/>
    <w:uiPriority w:val="99"/>
    <w:semiHidden/>
    <w:unhideWhenUsed/>
    <w:rsid w:val="00000B60"/>
    <w:rPr>
      <w:sz w:val="16"/>
      <w:szCs w:val="16"/>
    </w:rPr>
  </w:style>
  <w:style w:type="paragraph" w:styleId="Textodecomentrio">
    <w:name w:val="annotation text"/>
    <w:basedOn w:val="Normal"/>
    <w:link w:val="TextodecomentrioChar"/>
    <w:uiPriority w:val="99"/>
    <w:unhideWhenUsed/>
    <w:rsid w:val="00000B60"/>
    <w:rPr>
      <w:sz w:val="20"/>
      <w:szCs w:val="20"/>
    </w:rPr>
  </w:style>
  <w:style w:type="character" w:customStyle="1" w:styleId="TextodecomentrioChar">
    <w:name w:val="Texto de comentário Char"/>
    <w:basedOn w:val="Fontepargpadro"/>
    <w:link w:val="Textodecomentrio"/>
    <w:uiPriority w:val="99"/>
    <w:rsid w:val="00000B60"/>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000B60"/>
    <w:rPr>
      <w:b/>
      <w:bCs/>
    </w:rPr>
  </w:style>
  <w:style w:type="character" w:customStyle="1" w:styleId="AssuntodocomentrioChar">
    <w:name w:val="Assunto do comentário Char"/>
    <w:basedOn w:val="TextodecomentrioChar"/>
    <w:link w:val="Assuntodocomentrio"/>
    <w:uiPriority w:val="99"/>
    <w:semiHidden/>
    <w:rsid w:val="00000B60"/>
    <w:rPr>
      <w:rFonts w:ascii="Times New Roman" w:eastAsia="Times New Roman" w:hAnsi="Times New Roman" w:cs="Times New Roman"/>
      <w:b/>
      <w:bCs/>
      <w:sz w:val="20"/>
      <w:szCs w:val="20"/>
      <w:lang w:val="pt-PT"/>
    </w:rPr>
  </w:style>
  <w:style w:type="character" w:customStyle="1" w:styleId="CorpodetextoChar">
    <w:name w:val="Corpo de texto Char"/>
    <w:basedOn w:val="Fontepargpadro"/>
    <w:link w:val="Corpodetexto"/>
    <w:uiPriority w:val="1"/>
    <w:rsid w:val="00074B38"/>
    <w:rPr>
      <w:rFonts w:ascii="Times New Roman" w:eastAsia="Times New Roman" w:hAnsi="Times New Roman" w:cs="Times New Roman"/>
      <w:sz w:val="24"/>
      <w:szCs w:val="24"/>
      <w:lang w:val="pt-PT"/>
    </w:rPr>
  </w:style>
  <w:style w:type="character" w:styleId="TextodoEspaoReservado">
    <w:name w:val="Placeholder Text"/>
    <w:basedOn w:val="Fontepargpadro"/>
    <w:uiPriority w:val="99"/>
    <w:semiHidden/>
    <w:rsid w:val="00B058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header" Target="header6.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umap.openstreetmap.fr/pt-br/" TargetMode="External"/><Relationship Id="rId10" Type="http://schemas.microsoft.com/office/2011/relationships/commentsExtended" Target="commentsExtended.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3.xml"/><Relationship Id="rId22" Type="http://schemas.openxmlformats.org/officeDocument/2006/relationships/hyperlink" Target="https://www.gurobi.com/product/download-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8230</Words>
  <Characters>44443</Characters>
  <Application>Microsoft Office Word</Application>
  <DocSecurity>0</DocSecurity>
  <Lines>370</Lines>
  <Paragraphs>105</Paragraphs>
  <ScaleCrop>false</ScaleCrop>
  <HeadingPairs>
    <vt:vector size="2" baseType="variant">
      <vt:variant>
        <vt:lpstr>Título</vt:lpstr>
      </vt:variant>
      <vt:variant>
        <vt:i4>1</vt:i4>
      </vt:variant>
    </vt:vector>
  </HeadingPairs>
  <TitlesOfParts>
    <vt:vector size="1" baseType="lpstr">
      <vt:lpstr>Roteamento de Ônibus para deslocamento de funcionários com Janela de Tempo</vt:lpstr>
    </vt:vector>
  </TitlesOfParts>
  <Company/>
  <LinksUpToDate>false</LinksUpToDate>
  <CharactersWithSpaces>52568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Roteamento de Ônibus para deslocamento de funcionários com Janela de Tempo</dc:title>
  <dc:creator>Amanda Resenhe Dias Siqueira</dc:creator>
  <cp:lastModifiedBy>Samantha Araújo</cp:lastModifiedBy>
  <cp:revision>25</cp:revision>
  <dcterms:created xsi:type="dcterms:W3CDTF">2026-09-22T13:53:00Z</dcterms:created>
  <dcterms:modified xsi:type="dcterms:W3CDTF">2026-09-22T20:26:00Z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LaTeX with hyperref</vt:lpwstr>
  </property>
  <property fmtid="{D5CDD505-2E9C-101B-9397-08002B2CF9AE}" pid="5" name="LastSaved">
    <vt:filetime>2026-09-11T00:00:00Z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y fmtid="{D5CDD505-2E9C-101B-9397-08002B2CF9AE}" pid="8" name="GrammarlyDocumentId">
    <vt:lpwstr>52031963-bce4-4078-bfb0-9f17c1d918c5</vt:lpwstr>
  </property>
</Properties>
</file>